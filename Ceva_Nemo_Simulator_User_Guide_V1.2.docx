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0AAB" w14:textId="77777777" w:rsidR="006B38A8" w:rsidRPr="00C206A7" w:rsidRDefault="006B38A8" w:rsidP="0098711D">
      <w:pPr>
        <w:pStyle w:val="BodyText"/>
        <w:rPr>
          <w:rStyle w:val="BodyTextChar"/>
        </w:rPr>
      </w:pPr>
    </w:p>
    <w:p w14:paraId="39A6FBF7" w14:textId="77777777" w:rsidR="00131E3B" w:rsidRPr="00C206A7" w:rsidRDefault="00131E3B" w:rsidP="0098711D">
      <w:pPr>
        <w:pStyle w:val="BodyText"/>
      </w:pPr>
    </w:p>
    <w:p w14:paraId="561D1543" w14:textId="77777777" w:rsidR="00B9497B" w:rsidRDefault="00B9497B" w:rsidP="0098711D">
      <w:pPr>
        <w:pStyle w:val="BodyText"/>
      </w:pPr>
    </w:p>
    <w:p w14:paraId="34C57FB6" w14:textId="77777777" w:rsidR="002850B2" w:rsidRDefault="002850B2" w:rsidP="0098711D">
      <w:pPr>
        <w:pStyle w:val="BodyText"/>
      </w:pPr>
    </w:p>
    <w:p w14:paraId="17C130D4" w14:textId="77777777" w:rsidR="002850B2" w:rsidRPr="00C206A7" w:rsidRDefault="002850B2" w:rsidP="0098711D">
      <w:pPr>
        <w:pStyle w:val="BodyText"/>
      </w:pPr>
    </w:p>
    <w:p w14:paraId="697AE1F8" w14:textId="755A748A" w:rsidR="00B9497B" w:rsidRPr="005F21B7" w:rsidRDefault="00000000" w:rsidP="004E2F64">
      <w:pPr>
        <w:pStyle w:val="ProductName"/>
        <w:ind w:left="2552" w:right="-458"/>
        <w:rPr>
          <w:color w:val="122C49"/>
        </w:rPr>
      </w:pPr>
      <w:sdt>
        <w:sdtPr>
          <w:rPr>
            <w:rStyle w:val="ProdNameTitle"/>
            <w:b/>
            <w:bCs/>
            <w:color w:val="122C49"/>
          </w:rPr>
          <w:alias w:val="Product Name"/>
          <w:tag w:val="Product Name"/>
          <w:id w:val="1544403056"/>
          <w:lock w:val="sdtLocked"/>
          <w:placeholder>
            <w:docPart w:val="7C369A135B8A412289B2731E775D2485"/>
          </w:placeholder>
          <w:dataBinding w:prefixMappings="xmlns:ns0='http://schemas.openxmlformats.org/package/2006/metadata/core-properties' xmlns:ns1='http://purl.org/dc/elements/1.1/'" w:xpath="/ns0:coreProperties[1]/ns1:title[1]" w:storeItemID="{6C3C8BC8-F283-45AE-878A-BAB7291924A1}"/>
          <w:text w:multiLine="1"/>
        </w:sdtPr>
        <w:sdtContent>
          <w:r w:rsidR="00A65C8E">
            <w:rPr>
              <w:rStyle w:val="ProdNameTitle"/>
              <w:b/>
              <w:bCs/>
              <w:color w:val="122C49"/>
            </w:rPr>
            <w:t>Nemo Project</w:t>
          </w:r>
        </w:sdtContent>
      </w:sdt>
    </w:p>
    <w:p w14:paraId="2A3BE6B3" w14:textId="77777777" w:rsidR="00B9497B" w:rsidRPr="00C206A7" w:rsidRDefault="00B9497B" w:rsidP="0098711D">
      <w:pPr>
        <w:pStyle w:val="BodyText"/>
      </w:pPr>
    </w:p>
    <w:p w14:paraId="570E2151" w14:textId="77777777" w:rsidR="00B9497B" w:rsidRPr="00C206A7" w:rsidRDefault="00B9497B" w:rsidP="0098711D">
      <w:pPr>
        <w:pStyle w:val="BodyText"/>
      </w:pPr>
    </w:p>
    <w:p w14:paraId="5420F46B" w14:textId="77777777" w:rsidR="00B9497B" w:rsidRPr="00C206A7" w:rsidRDefault="00B9497B" w:rsidP="0098711D">
      <w:pPr>
        <w:pStyle w:val="BodyText"/>
      </w:pPr>
    </w:p>
    <w:p w14:paraId="0F4D9E77" w14:textId="77777777" w:rsidR="00B9497B" w:rsidRPr="00C206A7" w:rsidRDefault="00B9497B" w:rsidP="0098711D">
      <w:pPr>
        <w:pStyle w:val="BodyText"/>
      </w:pPr>
    </w:p>
    <w:p w14:paraId="2FC4FCCB" w14:textId="2F3C6FDA" w:rsidR="00B9497B" w:rsidRPr="005F21B7" w:rsidRDefault="00000000" w:rsidP="008279F7">
      <w:pPr>
        <w:pStyle w:val="ProductName"/>
        <w:ind w:left="2552" w:right="-458"/>
        <w:rPr>
          <w:color w:val="122C49"/>
        </w:rPr>
      </w:pPr>
      <w:sdt>
        <w:sdtPr>
          <w:rPr>
            <w:color w:val="122C49"/>
          </w:rPr>
          <w:alias w:val="Document Name"/>
          <w:tag w:val="Document Name"/>
          <w:id w:val="-743171336"/>
          <w:lock w:val="sdtLocked"/>
          <w:placeholder>
            <w:docPart w:val="EF415BD4D5534719A5E50D49EC0532E7"/>
          </w:placeholder>
          <w:dataBinding w:prefixMappings="xmlns:ns0='http://schemas.openxmlformats.org/package/2006/metadata/core-properties' xmlns:ns1='http://purl.org/dc/elements/1.1/'" w:xpath="/ns0:coreProperties[1]/ns1:subject[1]" w:storeItemID="{6C3C8BC8-F283-45AE-878A-BAB7291924A1}"/>
          <w:text w:multiLine="1"/>
        </w:sdtPr>
        <w:sdtContent>
          <w:r w:rsidR="00A65C8E">
            <w:rPr>
              <w:color w:val="122C49"/>
            </w:rPr>
            <w:t xml:space="preserve">NemoSim Simulator </w:t>
          </w:r>
          <w:r w:rsidR="00E74660">
            <w:rPr>
              <w:color w:val="122C49"/>
            </w:rPr>
            <w:t>Tool</w:t>
          </w:r>
        </w:sdtContent>
      </w:sdt>
    </w:p>
    <w:sdt>
      <w:sdtPr>
        <w:rPr>
          <w:color w:val="122C49"/>
        </w:rPr>
        <w:alias w:val="Document Type"/>
        <w:tag w:val="Document Type"/>
        <w:id w:val="6243143"/>
        <w:placeholder>
          <w:docPart w:val="D3194FDD4D074CFA9F14FFF5347F0B65"/>
        </w:placeholder>
        <w:dataBinding w:prefixMappings="xmlns:ns0='http://purl.org/dc/elements/1.1/' xmlns:ns1='http://schemas.openxmlformats.org/package/2006/metadata/core-properties' " w:xpath="/ns1:coreProperties[1]/ns0:description[1]" w:storeItemID="{6C3C8BC8-F283-45AE-878A-BAB7291924A1}"/>
        <w:text w:multiLine="1"/>
      </w:sdtPr>
      <w:sdtContent>
        <w:p w14:paraId="3322CF1D" w14:textId="0DCFEB01" w:rsidR="006968D2" w:rsidRPr="005F21B7" w:rsidRDefault="00A65C8E" w:rsidP="008279F7">
          <w:pPr>
            <w:pStyle w:val="ProductName"/>
            <w:ind w:left="2552" w:right="-458"/>
            <w:rPr>
              <w:color w:val="122C49"/>
            </w:rPr>
          </w:pPr>
          <w:r>
            <w:rPr>
              <w:color w:val="122C49"/>
            </w:rPr>
            <w:t>User Guide</w:t>
          </w:r>
        </w:p>
      </w:sdtContent>
    </w:sdt>
    <w:p w14:paraId="59705D6E" w14:textId="77777777" w:rsidR="00B9497B" w:rsidRPr="00C206A7" w:rsidRDefault="00B9497B" w:rsidP="0098711D">
      <w:pPr>
        <w:pStyle w:val="BodyText"/>
      </w:pPr>
    </w:p>
    <w:p w14:paraId="46BD3341" w14:textId="77777777" w:rsidR="00B9497B" w:rsidRPr="00C206A7" w:rsidRDefault="00B9497B" w:rsidP="0098711D">
      <w:pPr>
        <w:pStyle w:val="BodyText"/>
      </w:pPr>
    </w:p>
    <w:p w14:paraId="63642CD6" w14:textId="77777777" w:rsidR="00B9497B" w:rsidRPr="00C206A7" w:rsidRDefault="00B9497B" w:rsidP="0098711D">
      <w:pPr>
        <w:pStyle w:val="BodyText"/>
      </w:pPr>
    </w:p>
    <w:p w14:paraId="151900FC" w14:textId="77777777" w:rsidR="006968D2" w:rsidRPr="00C206A7" w:rsidRDefault="006968D2" w:rsidP="0098711D">
      <w:pPr>
        <w:pStyle w:val="BodyText"/>
      </w:pPr>
    </w:p>
    <w:p w14:paraId="7B4784F5" w14:textId="77777777" w:rsidR="006968D2" w:rsidRPr="00C206A7" w:rsidRDefault="006968D2" w:rsidP="0098711D">
      <w:pPr>
        <w:pStyle w:val="BodyText"/>
      </w:pPr>
    </w:p>
    <w:p w14:paraId="01C49ACD" w14:textId="77777777" w:rsidR="006968D2" w:rsidRPr="00C206A7" w:rsidRDefault="006968D2" w:rsidP="0098711D">
      <w:pPr>
        <w:pStyle w:val="BodyText"/>
      </w:pPr>
    </w:p>
    <w:p w14:paraId="6E735E3F" w14:textId="77777777" w:rsidR="006968D2" w:rsidRPr="00C206A7" w:rsidRDefault="006968D2" w:rsidP="0098711D">
      <w:pPr>
        <w:pStyle w:val="BodyText"/>
      </w:pPr>
    </w:p>
    <w:p w14:paraId="5AF3846F" w14:textId="77777777" w:rsidR="006968D2" w:rsidRPr="00C206A7" w:rsidRDefault="006968D2" w:rsidP="0098711D">
      <w:pPr>
        <w:pStyle w:val="BodyText"/>
      </w:pPr>
    </w:p>
    <w:p w14:paraId="4B2C764F" w14:textId="77777777" w:rsidR="00B9497B" w:rsidRPr="00C206A7" w:rsidRDefault="00B9497B" w:rsidP="0098711D">
      <w:pPr>
        <w:pStyle w:val="BodyText"/>
      </w:pPr>
    </w:p>
    <w:p w14:paraId="03C38254" w14:textId="77777777" w:rsidR="00B9497B" w:rsidRPr="00C206A7" w:rsidRDefault="00B9497B" w:rsidP="0098711D">
      <w:pPr>
        <w:pStyle w:val="BodyText"/>
      </w:pPr>
    </w:p>
    <w:p w14:paraId="7E6B8AE2" w14:textId="43F03C65" w:rsidR="00B9497B" w:rsidRPr="005F21B7" w:rsidRDefault="00000000" w:rsidP="00D0574B">
      <w:pPr>
        <w:pStyle w:val="RevisionTitle"/>
        <w:tabs>
          <w:tab w:val="clear" w:pos="1134"/>
          <w:tab w:val="clear" w:pos="1247"/>
        </w:tabs>
        <w:ind w:left="2552"/>
        <w:rPr>
          <w:color w:val="122C49"/>
        </w:rPr>
      </w:pPr>
      <w:sdt>
        <w:sdtPr>
          <w:rPr>
            <w:color w:val="122C49"/>
          </w:rPr>
          <w:alias w:val="Rev. Number"/>
          <w:tag w:val="Rev. Number"/>
          <w:id w:val="6243209"/>
          <w:lock w:val="sdtLocked"/>
          <w:placeholder>
            <w:docPart w:val="AA2200F0B3244AC5B072174A6073E104"/>
          </w:placeholder>
          <w:dataBinding w:prefixMappings="xmlns:ns0='http://purl.org/dc/elements/1.1/' xmlns:ns1='http://schemas.openxmlformats.org/package/2006/metadata/core-properties' " w:xpath="/ns1:coreProperties[1]/ns1:category[1]" w:storeItemID="{6C3C8BC8-F283-45AE-878A-BAB7291924A1}"/>
          <w:text/>
        </w:sdtPr>
        <w:sdtContent>
          <w:r w:rsidR="009A69AB" w:rsidRPr="005F21B7">
            <w:rPr>
              <w:color w:val="122C49"/>
            </w:rPr>
            <w:t xml:space="preserve">Rev. </w:t>
          </w:r>
          <w:r w:rsidR="009A69AB">
            <w:rPr>
              <w:color w:val="122C49"/>
            </w:rPr>
            <w:t>1.2</w:t>
          </w:r>
        </w:sdtContent>
      </w:sdt>
    </w:p>
    <w:p w14:paraId="7EBBED0B" w14:textId="45060F59" w:rsidR="00B9497B" w:rsidRPr="005F21B7" w:rsidRDefault="00000000" w:rsidP="00D0574B">
      <w:pPr>
        <w:pStyle w:val="DateTitle"/>
        <w:tabs>
          <w:tab w:val="clear" w:pos="1134"/>
          <w:tab w:val="clear" w:pos="1247"/>
        </w:tabs>
        <w:ind w:left="2552"/>
        <w:rPr>
          <w:color w:val="122C49"/>
        </w:rPr>
      </w:pPr>
      <w:sdt>
        <w:sdtPr>
          <w:rPr>
            <w:color w:val="122C49"/>
          </w:rPr>
          <w:alias w:val="Date"/>
          <w:tag w:val="Date"/>
          <w:id w:val="6243179"/>
          <w:lock w:val="sdtLocked"/>
          <w:placeholder>
            <w:docPart w:val="8677E6796EE9492EBF29CD5E951A3E58"/>
          </w:placeholder>
          <w:dataBinding w:prefixMappings="xmlns:ns0='http://purl.org/dc/elements/1.1/' xmlns:ns1='http://schemas.openxmlformats.org/package/2006/metadata/core-properties' " w:xpath="/ns1:coreProperties[1]/ns1:keywords[1]" w:storeItemID="{6C3C8BC8-F283-45AE-878A-BAB7291924A1}"/>
          <w:text/>
        </w:sdtPr>
        <w:sdtContent>
          <w:r w:rsidR="0095571B">
            <w:rPr>
              <w:color w:val="122C49"/>
            </w:rPr>
            <w:t>August</w:t>
          </w:r>
          <w:r w:rsidR="00A65C8E">
            <w:rPr>
              <w:color w:val="122C49"/>
            </w:rPr>
            <w:t xml:space="preserve"> 2025</w:t>
          </w:r>
        </w:sdtContent>
      </w:sdt>
    </w:p>
    <w:p w14:paraId="0A81C366" w14:textId="77777777" w:rsidR="008A04B9" w:rsidRPr="00C206A7" w:rsidRDefault="008A04B9" w:rsidP="0098711D">
      <w:pPr>
        <w:pStyle w:val="BodyText"/>
      </w:pPr>
    </w:p>
    <w:p w14:paraId="2F31D209" w14:textId="77777777" w:rsidR="008A04B9" w:rsidRPr="00C206A7" w:rsidRDefault="008A04B9" w:rsidP="0098711D">
      <w:pPr>
        <w:pStyle w:val="BodyText"/>
        <w:sectPr w:rsidR="008A04B9" w:rsidRPr="00C206A7" w:rsidSect="00CE2DF1">
          <w:headerReference w:type="even" r:id="rId12"/>
          <w:headerReference w:type="default" r:id="rId13"/>
          <w:footerReference w:type="even" r:id="rId14"/>
          <w:footerReference w:type="default" r:id="rId15"/>
          <w:headerReference w:type="first" r:id="rId16"/>
          <w:footerReference w:type="first" r:id="rId17"/>
          <w:type w:val="oddPage"/>
          <w:pgSz w:w="12242" w:h="15842" w:code="1"/>
          <w:pgMar w:top="1588" w:right="1814" w:bottom="1418" w:left="1814" w:header="709" w:footer="680" w:gutter="0"/>
          <w:pgNumType w:start="0"/>
          <w:cols w:space="709"/>
          <w:titlePg/>
          <w:docGrid w:linePitch="299"/>
        </w:sectPr>
      </w:pPr>
    </w:p>
    <w:p w14:paraId="25535CAB" w14:textId="77777777" w:rsidR="008A04B9" w:rsidRPr="005F21B7" w:rsidRDefault="008A04B9" w:rsidP="0098711D">
      <w:pPr>
        <w:pStyle w:val="TOAHeading"/>
        <w:rPr>
          <w:color w:val="122C49"/>
        </w:rPr>
      </w:pPr>
      <w:r w:rsidRPr="005F21B7">
        <w:rPr>
          <w:color w:val="122C49"/>
        </w:rPr>
        <w:lastRenderedPageBreak/>
        <w:t>Documentation Control</w:t>
      </w:r>
    </w:p>
    <w:p w14:paraId="0A16C4D8" w14:textId="7EF4C4FD" w:rsidR="008A04B9" w:rsidRPr="00C206A7" w:rsidRDefault="008A04B9" w:rsidP="00B11DF8">
      <w:pPr>
        <w:pStyle w:val="Caption"/>
        <w:tabs>
          <w:tab w:val="clear" w:pos="1247"/>
        </w:tabs>
        <w:ind w:left="0"/>
        <w:jc w:val="left"/>
      </w:pPr>
      <w:r w:rsidRPr="00C206A7">
        <w:t>History Table</w:t>
      </w:r>
      <w:r w:rsidR="003140F6" w:rsidRPr="00C206A7">
        <w:t xml:space="preserve"> </w:t>
      </w:r>
    </w:p>
    <w:tbl>
      <w:tblPr>
        <w:tblStyle w:val="TableGrid"/>
        <w:tblW w:w="10490"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4A0" w:firstRow="1" w:lastRow="0" w:firstColumn="1" w:lastColumn="0" w:noHBand="0" w:noVBand="1"/>
      </w:tblPr>
      <w:tblGrid>
        <w:gridCol w:w="1134"/>
        <w:gridCol w:w="1920"/>
        <w:gridCol w:w="5593"/>
        <w:gridCol w:w="1843"/>
      </w:tblGrid>
      <w:tr w:rsidR="003B389A" w:rsidRPr="00C206A7" w14:paraId="4813FD1A" w14:textId="77777777" w:rsidTr="003B389A">
        <w:trPr>
          <w:cantSplit/>
          <w:tblHeader/>
        </w:trPr>
        <w:tc>
          <w:tcPr>
            <w:tcW w:w="1134" w:type="dxa"/>
            <w:tcBorders>
              <w:top w:val="single" w:sz="4" w:space="0" w:color="auto"/>
              <w:bottom w:val="single" w:sz="4" w:space="0" w:color="auto"/>
            </w:tcBorders>
            <w:shd w:val="clear" w:color="auto" w:fill="CECECE"/>
          </w:tcPr>
          <w:p w14:paraId="268A5934" w14:textId="77777777" w:rsidR="003B389A" w:rsidRPr="00C206A7" w:rsidRDefault="003B389A" w:rsidP="00DC79C7">
            <w:pPr>
              <w:pStyle w:val="TabTitle"/>
            </w:pPr>
            <w:r w:rsidRPr="00C206A7">
              <w:t>Version</w:t>
            </w:r>
          </w:p>
        </w:tc>
        <w:tc>
          <w:tcPr>
            <w:tcW w:w="1920" w:type="dxa"/>
            <w:tcBorders>
              <w:top w:val="single" w:sz="4" w:space="0" w:color="auto"/>
              <w:bottom w:val="single" w:sz="4" w:space="0" w:color="auto"/>
            </w:tcBorders>
            <w:shd w:val="clear" w:color="auto" w:fill="CECECE"/>
          </w:tcPr>
          <w:p w14:paraId="248CE55A" w14:textId="77777777" w:rsidR="003B389A" w:rsidRPr="00C206A7" w:rsidRDefault="003B389A" w:rsidP="00DC79C7">
            <w:pPr>
              <w:pStyle w:val="TabTitle"/>
            </w:pPr>
            <w:r w:rsidRPr="00C206A7">
              <w:t>Date</w:t>
            </w:r>
          </w:p>
        </w:tc>
        <w:tc>
          <w:tcPr>
            <w:tcW w:w="5593" w:type="dxa"/>
            <w:tcBorders>
              <w:top w:val="single" w:sz="4" w:space="0" w:color="auto"/>
              <w:bottom w:val="single" w:sz="4" w:space="0" w:color="auto"/>
              <w:right w:val="single" w:sz="4" w:space="0" w:color="auto"/>
            </w:tcBorders>
            <w:shd w:val="clear" w:color="auto" w:fill="CECECE"/>
          </w:tcPr>
          <w:p w14:paraId="4C476FC8" w14:textId="77777777" w:rsidR="003B389A" w:rsidRPr="00C206A7" w:rsidRDefault="003B389A" w:rsidP="0098711D">
            <w:pPr>
              <w:pStyle w:val="TabTitle"/>
            </w:pPr>
            <w:r w:rsidRPr="00C206A7">
              <w:t>Description</w:t>
            </w:r>
          </w:p>
        </w:tc>
        <w:tc>
          <w:tcPr>
            <w:tcW w:w="1843" w:type="dxa"/>
            <w:tcBorders>
              <w:top w:val="nil"/>
              <w:left w:val="single" w:sz="4" w:space="0" w:color="auto"/>
              <w:bottom w:val="nil"/>
              <w:right w:val="nil"/>
            </w:tcBorders>
          </w:tcPr>
          <w:p w14:paraId="6B982D6F" w14:textId="77777777" w:rsidR="003B389A" w:rsidRPr="00C206A7" w:rsidRDefault="003B389A" w:rsidP="0098711D">
            <w:pPr>
              <w:pStyle w:val="TabTitle"/>
              <w:rPr>
                <w:vanish/>
              </w:rPr>
            </w:pPr>
            <w:r w:rsidRPr="00C206A7">
              <w:rPr>
                <w:vanish/>
              </w:rPr>
              <w:t>Author/Remarks</w:t>
            </w:r>
          </w:p>
        </w:tc>
      </w:tr>
      <w:tr w:rsidR="003B389A" w:rsidRPr="00C206A7" w14:paraId="71B87205" w14:textId="77777777" w:rsidTr="003B389A">
        <w:trPr>
          <w:cantSplit/>
        </w:trPr>
        <w:tc>
          <w:tcPr>
            <w:tcW w:w="1134" w:type="dxa"/>
          </w:tcPr>
          <w:p w14:paraId="41E19900" w14:textId="77777777" w:rsidR="003B389A" w:rsidRPr="00C206A7" w:rsidRDefault="003B389A" w:rsidP="00DC79C7">
            <w:pPr>
              <w:pStyle w:val="TabNormal"/>
              <w:jc w:val="center"/>
            </w:pPr>
            <w:r w:rsidRPr="00C206A7">
              <w:t>1.0</w:t>
            </w:r>
          </w:p>
        </w:tc>
        <w:tc>
          <w:tcPr>
            <w:tcW w:w="1920" w:type="dxa"/>
          </w:tcPr>
          <w:p w14:paraId="06B76494" w14:textId="1101B1F1" w:rsidR="003B389A" w:rsidRPr="00C206A7" w:rsidRDefault="006C0FF2" w:rsidP="00DC79C7">
            <w:pPr>
              <w:pStyle w:val="TabNormal"/>
              <w:jc w:val="center"/>
            </w:pPr>
            <w:r>
              <w:t>31</w:t>
            </w:r>
            <w:r w:rsidR="00A65C8E">
              <w:t xml:space="preserve"> July 2025</w:t>
            </w:r>
          </w:p>
        </w:tc>
        <w:tc>
          <w:tcPr>
            <w:tcW w:w="5593" w:type="dxa"/>
            <w:tcBorders>
              <w:right w:val="single" w:sz="4" w:space="0" w:color="auto"/>
            </w:tcBorders>
          </w:tcPr>
          <w:p w14:paraId="449A317F" w14:textId="17203E84" w:rsidR="00635BDD" w:rsidRPr="00E80D6C" w:rsidRDefault="00A65C8E" w:rsidP="0031668F">
            <w:pPr>
              <w:pStyle w:val="TabNormal"/>
            </w:pPr>
            <w:r>
              <w:t>Initial release</w:t>
            </w:r>
          </w:p>
        </w:tc>
        <w:tc>
          <w:tcPr>
            <w:tcW w:w="1843" w:type="dxa"/>
            <w:tcBorders>
              <w:top w:val="nil"/>
              <w:left w:val="single" w:sz="4" w:space="0" w:color="auto"/>
              <w:bottom w:val="nil"/>
              <w:right w:val="nil"/>
            </w:tcBorders>
          </w:tcPr>
          <w:p w14:paraId="6A69A3A9" w14:textId="2DB22F47" w:rsidR="003B389A" w:rsidRPr="00C206A7" w:rsidRDefault="00A65C8E" w:rsidP="00507EA4">
            <w:pPr>
              <w:pStyle w:val="TabNormal"/>
              <w:rPr>
                <w:vanish/>
              </w:rPr>
            </w:pPr>
            <w:r w:rsidRPr="00A65C8E">
              <w:rPr>
                <w:vanish/>
              </w:rPr>
              <w:t>Marika Klubakov</w:t>
            </w:r>
          </w:p>
        </w:tc>
      </w:tr>
      <w:tr w:rsidR="0095571B" w:rsidRPr="00C206A7" w14:paraId="55DEA1F1" w14:textId="77777777" w:rsidTr="003B389A">
        <w:trPr>
          <w:cantSplit/>
        </w:trPr>
        <w:tc>
          <w:tcPr>
            <w:tcW w:w="1134" w:type="dxa"/>
          </w:tcPr>
          <w:p w14:paraId="49624F6B" w14:textId="7BF27309" w:rsidR="0095571B" w:rsidRPr="00C206A7" w:rsidRDefault="0095571B" w:rsidP="0095571B">
            <w:pPr>
              <w:pStyle w:val="TabNormal"/>
              <w:jc w:val="center"/>
            </w:pPr>
            <w:r>
              <w:t>1.1</w:t>
            </w:r>
          </w:p>
        </w:tc>
        <w:tc>
          <w:tcPr>
            <w:tcW w:w="1920" w:type="dxa"/>
          </w:tcPr>
          <w:p w14:paraId="5B8DAB10" w14:textId="34B883F6" w:rsidR="0095571B" w:rsidRDefault="0095571B" w:rsidP="0095571B">
            <w:pPr>
              <w:pStyle w:val="TabNormal"/>
              <w:jc w:val="center"/>
            </w:pPr>
            <w:r>
              <w:t>7 August 2025</w:t>
            </w:r>
          </w:p>
        </w:tc>
        <w:tc>
          <w:tcPr>
            <w:tcW w:w="5593" w:type="dxa"/>
            <w:tcBorders>
              <w:right w:val="single" w:sz="4" w:space="0" w:color="auto"/>
            </w:tcBorders>
          </w:tcPr>
          <w:p w14:paraId="64E873EE" w14:textId="65EF7459" w:rsidR="0095571B" w:rsidRDefault="0095571B" w:rsidP="0095571B">
            <w:pPr>
              <w:pStyle w:val="TabNormal"/>
            </w:pPr>
            <w:r>
              <w:t>Revised and expanded</w:t>
            </w:r>
          </w:p>
        </w:tc>
        <w:tc>
          <w:tcPr>
            <w:tcW w:w="1843" w:type="dxa"/>
            <w:tcBorders>
              <w:top w:val="nil"/>
              <w:left w:val="single" w:sz="4" w:space="0" w:color="auto"/>
              <w:bottom w:val="nil"/>
              <w:right w:val="nil"/>
            </w:tcBorders>
          </w:tcPr>
          <w:p w14:paraId="44B4599C" w14:textId="7BBD0B87" w:rsidR="0095571B" w:rsidRPr="00A65C8E" w:rsidRDefault="0095571B" w:rsidP="0095571B">
            <w:pPr>
              <w:pStyle w:val="TabNormal"/>
              <w:rPr>
                <w:vanish/>
              </w:rPr>
            </w:pPr>
            <w:r w:rsidRPr="00A65C8E">
              <w:rPr>
                <w:vanish/>
              </w:rPr>
              <w:t>Marika Klubakov</w:t>
            </w:r>
          </w:p>
        </w:tc>
      </w:tr>
      <w:tr w:rsidR="009A69AB" w:rsidRPr="00C206A7" w14:paraId="46700840" w14:textId="77777777" w:rsidTr="003B389A">
        <w:trPr>
          <w:cantSplit/>
        </w:trPr>
        <w:tc>
          <w:tcPr>
            <w:tcW w:w="1134" w:type="dxa"/>
          </w:tcPr>
          <w:p w14:paraId="25CBAEC2" w14:textId="4BD079FA" w:rsidR="009A69AB" w:rsidRDefault="009A69AB" w:rsidP="0095571B">
            <w:pPr>
              <w:pStyle w:val="TabNormal"/>
              <w:jc w:val="center"/>
            </w:pPr>
            <w:r>
              <w:t>1.2</w:t>
            </w:r>
          </w:p>
        </w:tc>
        <w:tc>
          <w:tcPr>
            <w:tcW w:w="1920" w:type="dxa"/>
          </w:tcPr>
          <w:p w14:paraId="11FC13EF" w14:textId="2F12EFAE" w:rsidR="009A69AB" w:rsidRDefault="00C55FA2" w:rsidP="0095571B">
            <w:pPr>
              <w:pStyle w:val="TabNormal"/>
              <w:jc w:val="center"/>
            </w:pPr>
            <w:r>
              <w:t>19</w:t>
            </w:r>
            <w:r w:rsidR="009A69AB">
              <w:t xml:space="preserve"> August 2025</w:t>
            </w:r>
          </w:p>
        </w:tc>
        <w:tc>
          <w:tcPr>
            <w:tcW w:w="5593" w:type="dxa"/>
            <w:tcBorders>
              <w:right w:val="single" w:sz="4" w:space="0" w:color="auto"/>
            </w:tcBorders>
          </w:tcPr>
          <w:p w14:paraId="55D13229" w14:textId="7AD645E8" w:rsidR="00772413" w:rsidRDefault="009A69AB" w:rsidP="009A69AB">
            <w:pPr>
              <w:pStyle w:val="TabBul1"/>
            </w:pPr>
            <w:r>
              <w:t xml:space="preserve">In Section </w:t>
            </w:r>
            <w:r>
              <w:fldChar w:fldCharType="begin"/>
            </w:r>
            <w:r>
              <w:instrText xml:space="preserve"> REF _Ref204517392 \r \h </w:instrText>
            </w:r>
            <w:r>
              <w:fldChar w:fldCharType="separate"/>
            </w:r>
            <w:r w:rsidR="00C16D3F">
              <w:rPr>
                <w:cs/>
              </w:rPr>
              <w:t>‎</w:t>
            </w:r>
            <w:r w:rsidR="00C16D3F">
              <w:t>2.1</w:t>
            </w:r>
            <w:r>
              <w:fldChar w:fldCharType="end"/>
            </w:r>
            <w:r w:rsidR="00772413">
              <w:t>:</w:t>
            </w:r>
          </w:p>
          <w:p w14:paraId="39FC5D64" w14:textId="1C3C4E02" w:rsidR="009A69AB" w:rsidRDefault="00772413" w:rsidP="00772413">
            <w:pPr>
              <w:pStyle w:val="TabBul2"/>
            </w:pPr>
            <w:r>
              <w:t>Updated</w:t>
            </w:r>
            <w:r w:rsidR="009A69AB">
              <w:t xml:space="preserve"> and explained the LIF and BIU network </w:t>
            </w:r>
            <w:r w:rsidR="002923EA">
              <w:t xml:space="preserve">XML </w:t>
            </w:r>
            <w:r w:rsidR="009A69AB">
              <w:t>codes</w:t>
            </w:r>
          </w:p>
          <w:p w14:paraId="051B9B2F" w14:textId="2994E3F5" w:rsidR="00772413" w:rsidRDefault="00772413" w:rsidP="001E0440">
            <w:pPr>
              <w:pStyle w:val="TabBul2"/>
            </w:pPr>
            <w:r>
              <w:t xml:space="preserve">Added a note about the optional LIF </w:t>
            </w:r>
            <w:proofErr w:type="spellStart"/>
            <w:r w:rsidRPr="001E0440">
              <w:rPr>
                <w:b/>
                <w:bCs/>
              </w:rPr>
              <w:t>YFlash</w:t>
            </w:r>
            <w:proofErr w:type="spellEnd"/>
            <w:r>
              <w:t xml:space="preserve"> field</w:t>
            </w:r>
          </w:p>
          <w:p w14:paraId="4009EEE5" w14:textId="30E9E5EE" w:rsidR="009A69AB" w:rsidRDefault="009A69AB" w:rsidP="009A69AB">
            <w:pPr>
              <w:pStyle w:val="TabBul1"/>
            </w:pPr>
            <w:r>
              <w:t xml:space="preserve">In Section </w:t>
            </w:r>
            <w:r>
              <w:fldChar w:fldCharType="begin"/>
            </w:r>
            <w:r>
              <w:instrText xml:space="preserve"> REF _Ref204517580 \r \h </w:instrText>
            </w:r>
            <w:r>
              <w:fldChar w:fldCharType="separate"/>
            </w:r>
            <w:r w:rsidR="00C16D3F">
              <w:rPr>
                <w:cs/>
              </w:rPr>
              <w:t>‎</w:t>
            </w:r>
            <w:r w:rsidR="00C16D3F">
              <w:t>2.2</w:t>
            </w:r>
            <w:r>
              <w:fldChar w:fldCharType="end"/>
            </w:r>
            <w:r>
              <w:t xml:space="preserve">, </w:t>
            </w:r>
            <w:r w:rsidR="00772413">
              <w:t xml:space="preserve">added a note about the </w:t>
            </w:r>
            <w:r w:rsidR="00741802">
              <w:t xml:space="preserve">optional </w:t>
            </w:r>
            <w:r w:rsidR="00772413">
              <w:t xml:space="preserve">BIU </w:t>
            </w:r>
            <w:proofErr w:type="spellStart"/>
            <w:r w:rsidR="00772413" w:rsidRPr="001E0440">
              <w:rPr>
                <w:b/>
                <w:bCs/>
              </w:rPr>
              <w:t>sup_xml_config_path</w:t>
            </w:r>
            <w:proofErr w:type="spellEnd"/>
            <w:r w:rsidR="00772413">
              <w:t xml:space="preserve"> field</w:t>
            </w:r>
          </w:p>
          <w:p w14:paraId="06A03E20" w14:textId="1E87CDD9" w:rsidR="009A69AB" w:rsidRDefault="009A69AB" w:rsidP="009A69AB">
            <w:pPr>
              <w:pStyle w:val="TabBul1"/>
            </w:pPr>
            <w:r>
              <w:t xml:space="preserve">In Section </w:t>
            </w:r>
            <w:r>
              <w:fldChar w:fldCharType="begin"/>
            </w:r>
            <w:r>
              <w:instrText xml:space="preserve"> REF _Ref204517597 \r \h </w:instrText>
            </w:r>
            <w:r>
              <w:fldChar w:fldCharType="separate"/>
            </w:r>
            <w:r w:rsidR="00C16D3F">
              <w:rPr>
                <w:cs/>
              </w:rPr>
              <w:t>‎</w:t>
            </w:r>
            <w:r w:rsidR="00C16D3F">
              <w:t>2.4</w:t>
            </w:r>
            <w:r>
              <w:fldChar w:fldCharType="end"/>
            </w:r>
            <w:r>
              <w:t>, reformatted the filename syntax</w:t>
            </w:r>
          </w:p>
          <w:p w14:paraId="0E9567EE" w14:textId="60644322" w:rsidR="009A69AB" w:rsidRDefault="009A69AB" w:rsidP="001E0440">
            <w:pPr>
              <w:pStyle w:val="TabBul1"/>
            </w:pPr>
            <w:r>
              <w:t xml:space="preserve">In </w:t>
            </w:r>
            <w:r w:rsidR="00741802">
              <w:t xml:space="preserve">Section </w:t>
            </w:r>
            <w:r w:rsidR="00741802">
              <w:fldChar w:fldCharType="begin"/>
            </w:r>
            <w:r w:rsidR="00741802">
              <w:instrText xml:space="preserve"> REF _Ref204527360 \r \h </w:instrText>
            </w:r>
            <w:r w:rsidR="00741802">
              <w:fldChar w:fldCharType="separate"/>
            </w:r>
            <w:r w:rsidR="00C16D3F">
              <w:rPr>
                <w:cs/>
              </w:rPr>
              <w:t>‎</w:t>
            </w:r>
            <w:r w:rsidR="00C16D3F">
              <w:t>3</w:t>
            </w:r>
            <w:r w:rsidR="00741802">
              <w:fldChar w:fldCharType="end"/>
            </w:r>
            <w:r>
              <w:t>, added an important note</w:t>
            </w:r>
          </w:p>
        </w:tc>
        <w:tc>
          <w:tcPr>
            <w:tcW w:w="1843" w:type="dxa"/>
            <w:tcBorders>
              <w:top w:val="nil"/>
              <w:left w:val="single" w:sz="4" w:space="0" w:color="auto"/>
              <w:bottom w:val="nil"/>
              <w:right w:val="nil"/>
            </w:tcBorders>
          </w:tcPr>
          <w:p w14:paraId="14C0E078" w14:textId="61D1B39F" w:rsidR="009A69AB" w:rsidRPr="00A65C8E" w:rsidRDefault="009A69AB" w:rsidP="0095571B">
            <w:pPr>
              <w:pStyle w:val="TabNormal"/>
              <w:rPr>
                <w:vanish/>
              </w:rPr>
            </w:pPr>
            <w:r w:rsidRPr="009A69AB">
              <w:rPr>
                <w:vanish/>
              </w:rPr>
              <w:t>Ibrahem Saed Ahmd</w:t>
            </w:r>
          </w:p>
        </w:tc>
      </w:tr>
      <w:tr w:rsidR="00C6495A" w:rsidRPr="00C206A7" w14:paraId="22D46502" w14:textId="77777777" w:rsidTr="003B389A">
        <w:trPr>
          <w:cantSplit/>
          <w:ins w:id="0" w:author="Ibrahem Saed Ahmd" w:date="2025-11-10T18:03:00Z" w16du:dateUtc="2025-11-10T16:03:00Z"/>
        </w:trPr>
        <w:tc>
          <w:tcPr>
            <w:tcW w:w="1134" w:type="dxa"/>
          </w:tcPr>
          <w:p w14:paraId="69790947" w14:textId="77777777" w:rsidR="00C6495A" w:rsidRDefault="00C6495A" w:rsidP="0095571B">
            <w:pPr>
              <w:pStyle w:val="TabNormal"/>
              <w:jc w:val="center"/>
              <w:rPr>
                <w:ins w:id="1" w:author="Ibrahem Saed Ahmd" w:date="2025-11-10T18:03:00Z" w16du:dateUtc="2025-11-10T16:03:00Z"/>
              </w:rPr>
            </w:pPr>
          </w:p>
        </w:tc>
        <w:tc>
          <w:tcPr>
            <w:tcW w:w="1920" w:type="dxa"/>
          </w:tcPr>
          <w:p w14:paraId="6365DECE" w14:textId="77777777" w:rsidR="00C6495A" w:rsidRDefault="00C6495A" w:rsidP="0095571B">
            <w:pPr>
              <w:pStyle w:val="TabNormal"/>
              <w:jc w:val="center"/>
              <w:rPr>
                <w:ins w:id="2" w:author="Ibrahem Saed Ahmd" w:date="2025-11-10T18:03:00Z" w16du:dateUtc="2025-11-10T16:03:00Z"/>
              </w:rPr>
            </w:pPr>
          </w:p>
        </w:tc>
        <w:tc>
          <w:tcPr>
            <w:tcW w:w="5593" w:type="dxa"/>
            <w:tcBorders>
              <w:right w:val="single" w:sz="4" w:space="0" w:color="auto"/>
            </w:tcBorders>
          </w:tcPr>
          <w:p w14:paraId="1C93EF09" w14:textId="77777777" w:rsidR="00C6495A" w:rsidRDefault="00C6495A" w:rsidP="00C6495A">
            <w:pPr>
              <w:pStyle w:val="TabBul1"/>
              <w:rPr>
                <w:ins w:id="3" w:author="Ibrahem Saed Ahmd" w:date="2025-11-10T18:03:00Z" w16du:dateUtc="2025-11-10T16:03:00Z"/>
              </w:rPr>
            </w:pPr>
            <w:ins w:id="4" w:author="Ibrahem Saed Ahmd" w:date="2025-11-10T18:03:00Z" w16du:dateUtc="2025-11-10T16:03:00Z">
              <w:r>
                <w:t>New XML coverage adds DS configuration (bit width, clock, mode), BIU per-neuron scalar overrides (range and individual forms),</w:t>
              </w:r>
            </w:ins>
          </w:p>
          <w:p w14:paraId="562161E5" w14:textId="7245ECDB" w:rsidR="00C6495A" w:rsidRDefault="00C6495A" w:rsidP="00C6495A">
            <w:pPr>
              <w:pStyle w:val="TabBul1"/>
              <w:rPr>
                <w:ins w:id="5" w:author="Ibrahem Saed Ahmd" w:date="2025-11-10T18:03:00Z" w16du:dateUtc="2025-11-10T16:03:00Z"/>
              </w:rPr>
            </w:pPr>
            <w:ins w:id="6" w:author="Ibrahem Saed Ahmd" w:date="2025-11-10T18:03:00Z" w16du:dateUtc="2025-11-10T16:03:00Z">
              <w:r>
                <w:t>And two new config file keys (csv files) for calculating energy.</w:t>
              </w:r>
            </w:ins>
          </w:p>
        </w:tc>
        <w:tc>
          <w:tcPr>
            <w:tcW w:w="1843" w:type="dxa"/>
            <w:tcBorders>
              <w:top w:val="nil"/>
              <w:left w:val="single" w:sz="4" w:space="0" w:color="auto"/>
              <w:bottom w:val="nil"/>
              <w:right w:val="nil"/>
            </w:tcBorders>
          </w:tcPr>
          <w:p w14:paraId="59B57EF5" w14:textId="77777777" w:rsidR="00C6495A" w:rsidRPr="009A69AB" w:rsidRDefault="00C6495A" w:rsidP="0095571B">
            <w:pPr>
              <w:pStyle w:val="TabNormal"/>
              <w:rPr>
                <w:ins w:id="7" w:author="Ibrahem Saed Ahmd" w:date="2025-11-10T18:03:00Z" w16du:dateUtc="2025-11-10T16:03:00Z"/>
                <w:vanish/>
              </w:rPr>
            </w:pPr>
          </w:p>
        </w:tc>
      </w:tr>
    </w:tbl>
    <w:p w14:paraId="4BFB0BAC" w14:textId="77777777" w:rsidR="008A04B9" w:rsidRPr="00C206A7" w:rsidRDefault="008A04B9" w:rsidP="0098711D">
      <w:pPr>
        <w:pStyle w:val="BodyText"/>
      </w:pPr>
    </w:p>
    <w:p w14:paraId="78FBA803" w14:textId="77777777" w:rsidR="00DE5D36" w:rsidRPr="002E4E01" w:rsidRDefault="00DE5D36" w:rsidP="00B11DF8">
      <w:pPr>
        <w:pStyle w:val="Caption"/>
        <w:tabs>
          <w:tab w:val="clear" w:pos="1247"/>
        </w:tabs>
        <w:ind w:left="0"/>
        <w:jc w:val="left"/>
        <w:rPr>
          <w:rFonts w:ascii="Century Schoolbook" w:hAnsi="Century Schoolbook"/>
          <w:iCs/>
          <w:vanish/>
        </w:rPr>
      </w:pPr>
      <w:r w:rsidRPr="002E4E01">
        <w:rPr>
          <w:vanish/>
        </w:rPr>
        <w:t>Approval Table</w:t>
      </w:r>
    </w:p>
    <w:tbl>
      <w:tblPr>
        <w:tblStyle w:val="TableGrid"/>
        <w:tblW w:w="8647"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134"/>
        <w:gridCol w:w="1701"/>
        <w:gridCol w:w="1937"/>
        <w:gridCol w:w="1937"/>
        <w:gridCol w:w="1938"/>
      </w:tblGrid>
      <w:tr w:rsidR="00DE5D36" w:rsidRPr="002E4E01" w14:paraId="2AA3A7E1" w14:textId="77777777" w:rsidTr="00DE5D36">
        <w:trPr>
          <w:cantSplit/>
          <w:tblHeader/>
          <w:hidden/>
        </w:trPr>
        <w:tc>
          <w:tcPr>
            <w:tcW w:w="1134" w:type="dxa"/>
            <w:shd w:val="clear" w:color="auto" w:fill="CECECE"/>
          </w:tcPr>
          <w:p w14:paraId="696975D2" w14:textId="77777777" w:rsidR="00DE5D36" w:rsidRPr="002E4E01" w:rsidRDefault="00DE5D36" w:rsidP="0098711D">
            <w:pPr>
              <w:pStyle w:val="TabTitle"/>
              <w:rPr>
                <w:vanish/>
              </w:rPr>
            </w:pPr>
            <w:r w:rsidRPr="002E4E01">
              <w:rPr>
                <w:vanish/>
              </w:rPr>
              <w:t>Version</w:t>
            </w:r>
          </w:p>
        </w:tc>
        <w:tc>
          <w:tcPr>
            <w:tcW w:w="1701" w:type="dxa"/>
            <w:shd w:val="clear" w:color="auto" w:fill="CECECE"/>
          </w:tcPr>
          <w:p w14:paraId="0DD9E783" w14:textId="77777777" w:rsidR="00DE5D36" w:rsidRPr="002E4E01" w:rsidRDefault="00DE5D36" w:rsidP="0098711D">
            <w:pPr>
              <w:pStyle w:val="TabTitle"/>
              <w:rPr>
                <w:vanish/>
              </w:rPr>
            </w:pPr>
            <w:r w:rsidRPr="002E4E01">
              <w:rPr>
                <w:vanish/>
              </w:rPr>
              <w:t>Date</w:t>
            </w:r>
          </w:p>
        </w:tc>
        <w:tc>
          <w:tcPr>
            <w:tcW w:w="1937" w:type="dxa"/>
            <w:shd w:val="clear" w:color="auto" w:fill="CECECE"/>
          </w:tcPr>
          <w:p w14:paraId="7B93477B" w14:textId="77777777" w:rsidR="00DE5D36" w:rsidRPr="002E4E01" w:rsidRDefault="00DE5D36" w:rsidP="0098711D">
            <w:pPr>
              <w:pStyle w:val="TabTitle"/>
              <w:rPr>
                <w:vanish/>
              </w:rPr>
            </w:pPr>
            <w:r w:rsidRPr="002E4E01">
              <w:rPr>
                <w:vanish/>
              </w:rPr>
              <w:t>Full Name</w:t>
            </w:r>
          </w:p>
        </w:tc>
        <w:tc>
          <w:tcPr>
            <w:tcW w:w="1937" w:type="dxa"/>
            <w:shd w:val="clear" w:color="auto" w:fill="CECECE"/>
          </w:tcPr>
          <w:p w14:paraId="5C2A310B" w14:textId="77777777" w:rsidR="00DE5D36" w:rsidRPr="002E4E01" w:rsidRDefault="00DE5D36" w:rsidP="0098711D">
            <w:pPr>
              <w:pStyle w:val="TabTitle"/>
              <w:rPr>
                <w:vanish/>
              </w:rPr>
            </w:pPr>
            <w:r w:rsidRPr="002E4E01">
              <w:rPr>
                <w:vanish/>
              </w:rPr>
              <w:t>Title</w:t>
            </w:r>
          </w:p>
        </w:tc>
        <w:tc>
          <w:tcPr>
            <w:tcW w:w="1938" w:type="dxa"/>
            <w:shd w:val="clear" w:color="auto" w:fill="CECECE"/>
          </w:tcPr>
          <w:p w14:paraId="59A85A79" w14:textId="77777777" w:rsidR="00DE5D36" w:rsidRPr="002E4E01" w:rsidRDefault="00DE5D36" w:rsidP="0098711D">
            <w:pPr>
              <w:pStyle w:val="TabTitle"/>
              <w:rPr>
                <w:vanish/>
              </w:rPr>
            </w:pPr>
            <w:r w:rsidRPr="002E4E01">
              <w:rPr>
                <w:vanish/>
              </w:rPr>
              <w:t>Signature</w:t>
            </w:r>
          </w:p>
        </w:tc>
      </w:tr>
      <w:tr w:rsidR="0095571B" w:rsidRPr="002E4E01" w14:paraId="3299750B" w14:textId="77777777" w:rsidTr="00DE5D36">
        <w:trPr>
          <w:cantSplit/>
          <w:hidden/>
        </w:trPr>
        <w:tc>
          <w:tcPr>
            <w:tcW w:w="1134" w:type="dxa"/>
          </w:tcPr>
          <w:p w14:paraId="636C26FF" w14:textId="3437E284" w:rsidR="0095571B" w:rsidRPr="002E4E01" w:rsidRDefault="0095571B" w:rsidP="0095571B">
            <w:pPr>
              <w:pStyle w:val="TabNormal"/>
              <w:rPr>
                <w:vanish/>
              </w:rPr>
            </w:pPr>
            <w:r w:rsidRPr="002E4E01">
              <w:rPr>
                <w:vanish/>
              </w:rPr>
              <w:t>1.0</w:t>
            </w:r>
          </w:p>
        </w:tc>
        <w:tc>
          <w:tcPr>
            <w:tcW w:w="1701" w:type="dxa"/>
          </w:tcPr>
          <w:p w14:paraId="4720F0AF" w14:textId="13FA8DFE" w:rsidR="0095571B" w:rsidRPr="002E4E01" w:rsidRDefault="0095571B" w:rsidP="0095571B">
            <w:pPr>
              <w:pStyle w:val="TabNormal"/>
              <w:rPr>
                <w:vanish/>
              </w:rPr>
            </w:pPr>
            <w:r w:rsidRPr="002E4E01">
              <w:rPr>
                <w:vanish/>
              </w:rPr>
              <w:t>31/7/25</w:t>
            </w:r>
          </w:p>
        </w:tc>
        <w:tc>
          <w:tcPr>
            <w:tcW w:w="1937" w:type="dxa"/>
          </w:tcPr>
          <w:p w14:paraId="55BE4091" w14:textId="08CE2D98" w:rsidR="0095571B" w:rsidRPr="002E4E01" w:rsidRDefault="0095571B" w:rsidP="0095571B">
            <w:pPr>
              <w:pStyle w:val="TabNormal"/>
              <w:rPr>
                <w:vanish/>
              </w:rPr>
            </w:pPr>
            <w:r w:rsidRPr="002E4E01">
              <w:rPr>
                <w:vanish/>
              </w:rPr>
              <w:t>Marika Klubakov</w:t>
            </w:r>
          </w:p>
        </w:tc>
        <w:tc>
          <w:tcPr>
            <w:tcW w:w="1937" w:type="dxa"/>
          </w:tcPr>
          <w:p w14:paraId="7EBFD017" w14:textId="77777777" w:rsidR="0095571B" w:rsidRPr="002E4E01" w:rsidRDefault="0095571B" w:rsidP="0095571B">
            <w:pPr>
              <w:pStyle w:val="TabNormal"/>
              <w:rPr>
                <w:vanish/>
              </w:rPr>
            </w:pPr>
          </w:p>
        </w:tc>
        <w:tc>
          <w:tcPr>
            <w:tcW w:w="1938" w:type="dxa"/>
          </w:tcPr>
          <w:p w14:paraId="1F9F0542" w14:textId="4C854E84" w:rsidR="0095571B" w:rsidRPr="002E4E01" w:rsidRDefault="0095571B" w:rsidP="0095571B">
            <w:pPr>
              <w:pStyle w:val="TabNormal"/>
              <w:rPr>
                <w:vanish/>
              </w:rPr>
            </w:pPr>
            <w:r w:rsidRPr="002E4E01">
              <w:rPr>
                <w:vanish/>
              </w:rPr>
              <w:t>Marika Klubakov</w:t>
            </w:r>
          </w:p>
        </w:tc>
      </w:tr>
      <w:tr w:rsidR="0095571B" w:rsidRPr="002E4E01" w14:paraId="3B8E9586" w14:textId="77777777" w:rsidTr="00DE5D36">
        <w:trPr>
          <w:cantSplit/>
          <w:hidden/>
        </w:trPr>
        <w:tc>
          <w:tcPr>
            <w:tcW w:w="1134" w:type="dxa"/>
          </w:tcPr>
          <w:p w14:paraId="442BE616" w14:textId="5D0F3B98" w:rsidR="0095571B" w:rsidRPr="002E4E01" w:rsidRDefault="0095571B" w:rsidP="0095571B">
            <w:pPr>
              <w:pStyle w:val="TabNormal"/>
              <w:rPr>
                <w:vanish/>
              </w:rPr>
            </w:pPr>
            <w:r w:rsidRPr="002E4E01">
              <w:rPr>
                <w:vanish/>
              </w:rPr>
              <w:t>1.1</w:t>
            </w:r>
          </w:p>
        </w:tc>
        <w:tc>
          <w:tcPr>
            <w:tcW w:w="1701" w:type="dxa"/>
          </w:tcPr>
          <w:p w14:paraId="6326B195" w14:textId="2DAA8494" w:rsidR="0095571B" w:rsidRPr="002E4E01" w:rsidRDefault="0095571B" w:rsidP="0095571B">
            <w:pPr>
              <w:pStyle w:val="TabNormal"/>
              <w:rPr>
                <w:vanish/>
              </w:rPr>
            </w:pPr>
            <w:r w:rsidRPr="002E4E01">
              <w:rPr>
                <w:vanish/>
              </w:rPr>
              <w:t>7/8/25</w:t>
            </w:r>
          </w:p>
        </w:tc>
        <w:tc>
          <w:tcPr>
            <w:tcW w:w="1937" w:type="dxa"/>
          </w:tcPr>
          <w:p w14:paraId="5E7787EE" w14:textId="37FFA84C" w:rsidR="0095571B" w:rsidRPr="002E4E01" w:rsidRDefault="0095571B" w:rsidP="0095571B">
            <w:pPr>
              <w:pStyle w:val="TabNormal"/>
              <w:rPr>
                <w:vanish/>
              </w:rPr>
            </w:pPr>
            <w:r w:rsidRPr="002E4E01">
              <w:rPr>
                <w:vanish/>
              </w:rPr>
              <w:t>Marika Klubakov</w:t>
            </w:r>
          </w:p>
        </w:tc>
        <w:tc>
          <w:tcPr>
            <w:tcW w:w="1937" w:type="dxa"/>
          </w:tcPr>
          <w:p w14:paraId="2AA69765" w14:textId="77777777" w:rsidR="0095571B" w:rsidRPr="002E4E01" w:rsidRDefault="0095571B" w:rsidP="0095571B">
            <w:pPr>
              <w:pStyle w:val="TabNormal"/>
              <w:rPr>
                <w:vanish/>
              </w:rPr>
            </w:pPr>
          </w:p>
        </w:tc>
        <w:tc>
          <w:tcPr>
            <w:tcW w:w="1938" w:type="dxa"/>
          </w:tcPr>
          <w:p w14:paraId="540AC0AD" w14:textId="1E5C6E6C" w:rsidR="0095571B" w:rsidRPr="002E4E01" w:rsidRDefault="0095571B" w:rsidP="0095571B">
            <w:pPr>
              <w:pStyle w:val="TabNormal"/>
              <w:rPr>
                <w:vanish/>
              </w:rPr>
            </w:pPr>
            <w:r w:rsidRPr="002E4E01">
              <w:rPr>
                <w:vanish/>
              </w:rPr>
              <w:t>Marika Klubakov</w:t>
            </w:r>
          </w:p>
        </w:tc>
      </w:tr>
      <w:tr w:rsidR="0095571B" w:rsidRPr="002E4E01" w14:paraId="35A9CE04" w14:textId="77777777" w:rsidTr="00DE5D36">
        <w:trPr>
          <w:cantSplit/>
          <w:hidden/>
        </w:trPr>
        <w:tc>
          <w:tcPr>
            <w:tcW w:w="1134" w:type="dxa"/>
          </w:tcPr>
          <w:p w14:paraId="680B0600" w14:textId="71C93C5C" w:rsidR="0095571B" w:rsidRPr="002E4E01" w:rsidRDefault="009A69AB" w:rsidP="0095571B">
            <w:pPr>
              <w:pStyle w:val="TabNormal"/>
              <w:rPr>
                <w:vanish/>
              </w:rPr>
            </w:pPr>
            <w:r w:rsidRPr="002E4E01">
              <w:rPr>
                <w:vanish/>
              </w:rPr>
              <w:t>1.2</w:t>
            </w:r>
          </w:p>
        </w:tc>
        <w:tc>
          <w:tcPr>
            <w:tcW w:w="1701" w:type="dxa"/>
          </w:tcPr>
          <w:p w14:paraId="09F2236B" w14:textId="2B916B75" w:rsidR="0095571B" w:rsidRPr="002E4E01" w:rsidRDefault="00C55FA2" w:rsidP="0095571B">
            <w:pPr>
              <w:pStyle w:val="TabNormal"/>
              <w:rPr>
                <w:vanish/>
              </w:rPr>
            </w:pPr>
            <w:r w:rsidRPr="002E4E01">
              <w:rPr>
                <w:vanish/>
              </w:rPr>
              <w:t>19/8/25</w:t>
            </w:r>
          </w:p>
        </w:tc>
        <w:tc>
          <w:tcPr>
            <w:tcW w:w="1937" w:type="dxa"/>
          </w:tcPr>
          <w:p w14:paraId="29456530" w14:textId="7C5B2E69" w:rsidR="0095571B" w:rsidRPr="002E4E01" w:rsidRDefault="00496D9E" w:rsidP="0095571B">
            <w:pPr>
              <w:pStyle w:val="TabNormal"/>
              <w:rPr>
                <w:vanish/>
              </w:rPr>
            </w:pPr>
            <w:r w:rsidRPr="002E4E01">
              <w:rPr>
                <w:vanish/>
              </w:rPr>
              <w:t>Marika Klubakov</w:t>
            </w:r>
          </w:p>
        </w:tc>
        <w:tc>
          <w:tcPr>
            <w:tcW w:w="1937" w:type="dxa"/>
          </w:tcPr>
          <w:p w14:paraId="6647A772" w14:textId="77777777" w:rsidR="0095571B" w:rsidRPr="002E4E01" w:rsidRDefault="0095571B" w:rsidP="0095571B">
            <w:pPr>
              <w:pStyle w:val="TabNormal"/>
              <w:rPr>
                <w:vanish/>
              </w:rPr>
            </w:pPr>
          </w:p>
        </w:tc>
        <w:tc>
          <w:tcPr>
            <w:tcW w:w="1938" w:type="dxa"/>
          </w:tcPr>
          <w:p w14:paraId="65EFA56A" w14:textId="0578AD0D" w:rsidR="0095571B" w:rsidRPr="002E4E01" w:rsidRDefault="00496D9E" w:rsidP="0095571B">
            <w:pPr>
              <w:pStyle w:val="TabNormal"/>
              <w:rPr>
                <w:vanish/>
              </w:rPr>
            </w:pPr>
            <w:r w:rsidRPr="002E4E01">
              <w:rPr>
                <w:vanish/>
              </w:rPr>
              <w:t>Marika Klubakov</w:t>
            </w:r>
          </w:p>
        </w:tc>
      </w:tr>
    </w:tbl>
    <w:p w14:paraId="4E51489E" w14:textId="77777777" w:rsidR="00DE5D36" w:rsidRPr="005F21B7" w:rsidRDefault="00DE5D36" w:rsidP="0033645E">
      <w:pPr>
        <w:pStyle w:val="TOAHeading"/>
        <w:spacing w:before="0"/>
        <w:rPr>
          <w:color w:val="122C49"/>
        </w:rPr>
      </w:pPr>
      <w:bookmarkStart w:id="8" w:name="_Hlk152059672"/>
      <w:r w:rsidRPr="005F21B7">
        <w:rPr>
          <w:color w:val="122C49"/>
        </w:rPr>
        <w:lastRenderedPageBreak/>
        <w:t>Disclaimer and Proprietary Information Notice</w:t>
      </w:r>
    </w:p>
    <w:bookmarkEnd w:id="8"/>
    <w:p w14:paraId="1F5BB516" w14:textId="77777777" w:rsidR="0044500F" w:rsidRPr="0044500F" w:rsidRDefault="0044500F" w:rsidP="0044500F">
      <w:pPr>
        <w:pStyle w:val="BodyText"/>
      </w:pPr>
      <w:r w:rsidRPr="0044500F">
        <w:t xml:space="preserve">The information contained in this document does not represent a commitment on any part by Ceva, Inc., or its subsidiaries (collectively, </w:t>
      </w:r>
      <w:r w:rsidR="00B1573A">
        <w:t>"</w:t>
      </w:r>
      <w:r w:rsidRPr="0044500F">
        <w:t>Ceva</w:t>
      </w:r>
      <w:r w:rsidR="00B1573A">
        <w:t>"</w:t>
      </w:r>
      <w:r w:rsidRPr="0044500F">
        <w:t>). Ceva makes no warranty of any kind with regard to this material, including, but not limited to implied warranties of merchantability and fitness for a particular purpose whether arising out of law, custom, conduct, or otherwise.</w:t>
      </w:r>
    </w:p>
    <w:p w14:paraId="1C3EBEBF" w14:textId="77777777" w:rsidR="0044500F" w:rsidRPr="0044500F" w:rsidRDefault="0044500F" w:rsidP="0044500F">
      <w:pPr>
        <w:pStyle w:val="BodyText"/>
      </w:pPr>
      <w:r w:rsidRPr="0044500F">
        <w:t>Additionally, Ceva assumes no responsibility for any errors or omissions contained herein, and assumes no liability for special, direct, indirect, or consequential damage, losses, costs, charges, claims, demands, fees, or expenses, of any nature or kind, which are incurred in connection with the furnishing, performance, or use of this material.</w:t>
      </w:r>
    </w:p>
    <w:p w14:paraId="2E28703E" w14:textId="77777777" w:rsidR="0044500F" w:rsidRPr="0044500F" w:rsidRDefault="0044500F" w:rsidP="0044500F">
      <w:pPr>
        <w:pStyle w:val="BodyText"/>
      </w:pPr>
      <w:r w:rsidRPr="0044500F">
        <w:t>This document contains proprietary information, which is protected by U.S. and international copyright laws. All rights reserved. No part of this document may be reproduced, photocopied, or translated into another language without the prior written consent of Ceva. CEVA® is a registered name of Ceva. All product names are trademarks of Ceva, or of its applicable suppliers if so stated.</w:t>
      </w:r>
    </w:p>
    <w:p w14:paraId="6066BF9B" w14:textId="77777777" w:rsidR="00A4283D" w:rsidRPr="00C206A7" w:rsidRDefault="00A4283D" w:rsidP="00A4283D">
      <w:pPr>
        <w:pStyle w:val="BodyText"/>
      </w:pPr>
    </w:p>
    <w:p w14:paraId="60D18947" w14:textId="77777777" w:rsidR="00DE5D36" w:rsidRPr="005F21B7" w:rsidRDefault="00DE5D36" w:rsidP="0033645E">
      <w:pPr>
        <w:pStyle w:val="TOAHeading"/>
        <w:spacing w:before="0"/>
        <w:rPr>
          <w:color w:val="122C49"/>
        </w:rPr>
      </w:pPr>
      <w:r w:rsidRPr="005F21B7">
        <w:rPr>
          <w:color w:val="122C49"/>
        </w:rPr>
        <w:lastRenderedPageBreak/>
        <w:t>Support</w:t>
      </w:r>
    </w:p>
    <w:p w14:paraId="618C5F2E" w14:textId="77777777" w:rsidR="00DE5D36" w:rsidRPr="00C206A7" w:rsidRDefault="00887A93" w:rsidP="000552EF">
      <w:pPr>
        <w:pStyle w:val="BodyText"/>
      </w:pPr>
      <w:bookmarkStart w:id="9" w:name="_Hlk152062054"/>
      <w:r>
        <w:t>Ceva</w:t>
      </w:r>
      <w:r w:rsidR="00DE5D36" w:rsidRPr="00C206A7">
        <w:t xml:space="preserve"> makes great efforts to provide </w:t>
      </w:r>
      <w:proofErr w:type="gramStart"/>
      <w:r w:rsidR="00DE5D36" w:rsidRPr="00C206A7">
        <w:t>a user</w:t>
      </w:r>
      <w:proofErr w:type="gramEnd"/>
      <w:r w:rsidR="00DE5D36" w:rsidRPr="00C206A7">
        <w:t xml:space="preserve">-friendly software and hardware development environment. Along with this, </w:t>
      </w:r>
      <w:r>
        <w:t>Ceva</w:t>
      </w:r>
      <w:r w:rsidR="00DE5D36" w:rsidRPr="00C206A7">
        <w:t xml:space="preserve"> provides comprehensive documentation, enabling users to learn and develop applications on their own. Due to the complexities involved in the development of DSP applications that </w:t>
      </w:r>
      <w:r w:rsidR="00F36831" w:rsidRPr="00C206A7">
        <w:t>might</w:t>
      </w:r>
      <w:r w:rsidR="00DE5D36" w:rsidRPr="00C206A7">
        <w:t xml:space="preserve"> be beyond the sc</w:t>
      </w:r>
      <w:r w:rsidR="00F36831" w:rsidRPr="00C206A7">
        <w:t>ope of the documentation, an online Technical Support Service h</w:t>
      </w:r>
      <w:r w:rsidR="00DE5D36" w:rsidRPr="00C206A7">
        <w:t>as been established. This service includes useful tips and provides fast and efficient help, assisting users to quickly resolve development problems.</w:t>
      </w:r>
    </w:p>
    <w:p w14:paraId="612C4140" w14:textId="77777777" w:rsidR="00DE5D36" w:rsidRPr="00C206A7" w:rsidRDefault="00DE5D36" w:rsidP="000552EF">
      <w:pPr>
        <w:pStyle w:val="BodyText"/>
        <w:rPr>
          <w:b/>
          <w:bCs/>
        </w:rPr>
      </w:pPr>
      <w:r w:rsidRPr="00C206A7">
        <w:rPr>
          <w:b/>
          <w:bCs/>
        </w:rPr>
        <w:t>How to Get Technical Support:</w:t>
      </w:r>
    </w:p>
    <w:p w14:paraId="79D01069" w14:textId="508B96BC" w:rsidR="00DE5D36" w:rsidRPr="00C206A7" w:rsidRDefault="00DE5D36" w:rsidP="00816257">
      <w:pPr>
        <w:pStyle w:val="Bullet1"/>
      </w:pPr>
      <w:r w:rsidRPr="00C206A7">
        <w:rPr>
          <w:b/>
          <w:bCs/>
        </w:rPr>
        <w:t>FAQs</w:t>
      </w:r>
      <w:r w:rsidR="001C39E7" w:rsidRPr="00C206A7">
        <w:t>: Visit our web</w:t>
      </w:r>
      <w:r w:rsidRPr="00C206A7">
        <w:t xml:space="preserve">site </w:t>
      </w:r>
      <w:hyperlink r:id="rId18" w:history="1">
        <w:r w:rsidR="005F21B7">
          <w:rPr>
            <w:rStyle w:val="Hyperlink"/>
            <w:rFonts w:ascii="Times New Roman" w:hAnsi="Times New Roman"/>
          </w:rPr>
          <w:t>http://www.ceva-ip.com</w:t>
        </w:r>
      </w:hyperlink>
      <w:r w:rsidRPr="00C206A7">
        <w:t xml:space="preserve"> or your compa</w:t>
      </w:r>
      <w:r w:rsidR="00F36831" w:rsidRPr="00C206A7">
        <w:t>ny</w:t>
      </w:r>
      <w:r w:rsidR="00451F02" w:rsidRPr="00C206A7">
        <w:t>'</w:t>
      </w:r>
      <w:r w:rsidR="00F36831" w:rsidRPr="00C206A7">
        <w:t xml:space="preserve">s protected page on the </w:t>
      </w:r>
      <w:r w:rsidR="00887A93">
        <w:t>Ceva</w:t>
      </w:r>
      <w:r w:rsidRPr="00C206A7">
        <w:t xml:space="preserve"> website for the latest answers to frequently asked questions.</w:t>
      </w:r>
    </w:p>
    <w:p w14:paraId="3E127605" w14:textId="436B046A" w:rsidR="00DE5D36" w:rsidRPr="00C206A7" w:rsidRDefault="00DE5D36" w:rsidP="00816257">
      <w:pPr>
        <w:pStyle w:val="Bullet1"/>
      </w:pPr>
      <w:r w:rsidRPr="00C206A7">
        <w:rPr>
          <w:b/>
          <w:bCs/>
        </w:rPr>
        <w:t>Application Notes</w:t>
      </w:r>
      <w:r w:rsidRPr="00C206A7">
        <w:t xml:space="preserve">: Visit our website </w:t>
      </w:r>
      <w:hyperlink r:id="rId19" w:history="1">
        <w:r w:rsidR="005F21B7">
          <w:rPr>
            <w:rStyle w:val="Hyperlink"/>
            <w:rFonts w:ascii="Times New Roman" w:hAnsi="Times New Roman"/>
          </w:rPr>
          <w:t>http://www.ceva-ip.com</w:t>
        </w:r>
      </w:hyperlink>
      <w:r w:rsidRPr="00C206A7">
        <w:t xml:space="preserve"> or your company</w:t>
      </w:r>
      <w:r w:rsidR="00451F02" w:rsidRPr="00C206A7">
        <w:t>'</w:t>
      </w:r>
      <w:r w:rsidRPr="00C206A7">
        <w:t>s p</w:t>
      </w:r>
      <w:r w:rsidR="00F36831" w:rsidRPr="00C206A7">
        <w:t xml:space="preserve">rotected page on the </w:t>
      </w:r>
      <w:r w:rsidR="00887A93">
        <w:t>Ceva</w:t>
      </w:r>
      <w:r w:rsidRPr="00C206A7">
        <w:t xml:space="preserve"> website for the latest application notes.</w:t>
      </w:r>
    </w:p>
    <w:p w14:paraId="65466A9E" w14:textId="249DA151" w:rsidR="00DE5D36" w:rsidRPr="00C206A7" w:rsidRDefault="00DE5D36" w:rsidP="00816257">
      <w:pPr>
        <w:pStyle w:val="Bullet1"/>
      </w:pPr>
      <w:r w:rsidRPr="00C206A7">
        <w:rPr>
          <w:b/>
          <w:bCs/>
        </w:rPr>
        <w:t>Email</w:t>
      </w:r>
      <w:r w:rsidRPr="00C206A7">
        <w:t xml:space="preserve">: Use </w:t>
      </w:r>
      <w:r w:rsidR="001B03C6" w:rsidRPr="00C206A7">
        <w:t xml:space="preserve">the </w:t>
      </w:r>
      <w:r w:rsidR="00887A93">
        <w:t>Ceva</w:t>
      </w:r>
      <w:r w:rsidRPr="00C206A7">
        <w:t xml:space="preserve"> central support email address </w:t>
      </w:r>
      <w:hyperlink r:id="rId20" w:history="1">
        <w:r w:rsidR="005F21B7">
          <w:rPr>
            <w:rStyle w:val="Hyperlink"/>
            <w:rFonts w:ascii="Times New Roman" w:hAnsi="Times New Roman"/>
          </w:rPr>
          <w:t>ceva-support@ceva-ip.com</w:t>
        </w:r>
      </w:hyperlink>
      <w:r w:rsidRPr="00C206A7">
        <w:t xml:space="preserve">. Your email will be forwarded automatically to the relevant support engineers and tools developers who will provide you with the most professional support to help you resolve any problem. </w:t>
      </w:r>
    </w:p>
    <w:p w14:paraId="59751034" w14:textId="65C6E67B" w:rsidR="00DE5D36" w:rsidRPr="00C206A7" w:rsidRDefault="00DE5D36" w:rsidP="00816257">
      <w:pPr>
        <w:pStyle w:val="Bullet1"/>
      </w:pPr>
      <w:r w:rsidRPr="00C206A7">
        <w:rPr>
          <w:b/>
          <w:bCs/>
        </w:rPr>
        <w:t>License Keys</w:t>
      </w:r>
      <w:r w:rsidRPr="00C206A7">
        <w:t xml:space="preserve">: </w:t>
      </w:r>
      <w:r w:rsidR="00F36831" w:rsidRPr="00C206A7">
        <w:t>R</w:t>
      </w:r>
      <w:r w:rsidRPr="00C206A7">
        <w:t>efer any license key requests or problems to</w:t>
      </w:r>
      <w:r w:rsidR="001C39E7" w:rsidRPr="00C206A7">
        <w:br/>
      </w:r>
      <w:hyperlink r:id="rId21" w:history="1">
        <w:r w:rsidR="005F21B7">
          <w:rPr>
            <w:rStyle w:val="Hyperlink"/>
            <w:rFonts w:ascii="Times New Roman" w:hAnsi="Times New Roman"/>
          </w:rPr>
          <w:t>sdtkeys@ceva-ip.com</w:t>
        </w:r>
      </w:hyperlink>
      <w:r w:rsidRPr="00C206A7">
        <w:t xml:space="preserve">. </w:t>
      </w:r>
      <w:r w:rsidR="00F36831" w:rsidRPr="00C206A7">
        <w:t>For SDT license keys installation information, see the</w:t>
      </w:r>
      <w:r w:rsidRPr="00C206A7">
        <w:t xml:space="preserve"> </w:t>
      </w:r>
      <w:r w:rsidRPr="00C206A7">
        <w:rPr>
          <w:i/>
          <w:iCs/>
        </w:rPr>
        <w:t xml:space="preserve">SDT Installation </w:t>
      </w:r>
      <w:r w:rsidR="00B21F3A" w:rsidRPr="00C206A7">
        <w:rPr>
          <w:i/>
          <w:iCs/>
        </w:rPr>
        <w:t>and</w:t>
      </w:r>
      <w:r w:rsidRPr="00C206A7">
        <w:rPr>
          <w:i/>
          <w:iCs/>
        </w:rPr>
        <w:t xml:space="preserve"> Licensing Scheme Guide</w:t>
      </w:r>
      <w:r w:rsidR="00AA61F9" w:rsidRPr="00C206A7">
        <w:t>.</w:t>
      </w:r>
    </w:p>
    <w:p w14:paraId="7AFB8ECD" w14:textId="77777777" w:rsidR="003F5797" w:rsidRPr="00C206A7" w:rsidRDefault="003F5797" w:rsidP="0098711D">
      <w:pPr>
        <w:pStyle w:val="BodyText"/>
      </w:pPr>
    </w:p>
    <w:p w14:paraId="1FA24E9A" w14:textId="77777777" w:rsidR="003F5797" w:rsidRPr="00C206A7" w:rsidRDefault="003F5797" w:rsidP="00373F42">
      <w:pPr>
        <w:pStyle w:val="BodyText"/>
        <w:jc w:val="center"/>
      </w:pPr>
    </w:p>
    <w:p w14:paraId="30AE34CD" w14:textId="754EE28A" w:rsidR="003F5797" w:rsidRPr="00C206A7" w:rsidRDefault="003F5797" w:rsidP="00377D97">
      <w:pPr>
        <w:pStyle w:val="BodyText"/>
        <w:jc w:val="center"/>
        <w:rPr>
          <w:rFonts w:asciiTheme="minorBidi" w:hAnsiTheme="minorBidi" w:cstheme="minorBidi"/>
        </w:rPr>
      </w:pPr>
      <w:r w:rsidRPr="00C206A7">
        <w:rPr>
          <w:rFonts w:asciiTheme="minorBidi" w:hAnsiTheme="minorBidi" w:cstheme="minorBidi"/>
          <w:b/>
          <w:bCs/>
        </w:rPr>
        <w:t>Email</w:t>
      </w:r>
      <w:r w:rsidRPr="00C206A7">
        <w:rPr>
          <w:rFonts w:asciiTheme="minorBidi" w:hAnsiTheme="minorBidi" w:cstheme="minorBidi"/>
        </w:rPr>
        <w:t xml:space="preserve">: </w:t>
      </w:r>
      <w:hyperlink r:id="rId22" w:history="1">
        <w:r w:rsidR="005F21B7">
          <w:rPr>
            <w:rStyle w:val="Hyperlink"/>
            <w:rFonts w:ascii="Times New Roman" w:hAnsi="Times New Roman"/>
          </w:rPr>
          <w:t>ceva-support@ceva-ip.com</w:t>
        </w:r>
      </w:hyperlink>
    </w:p>
    <w:p w14:paraId="262C618F" w14:textId="68FC7F21" w:rsidR="003F5797" w:rsidRPr="00C206A7" w:rsidRDefault="003F5797" w:rsidP="00373F42">
      <w:pPr>
        <w:pStyle w:val="BodyText"/>
        <w:jc w:val="center"/>
        <w:rPr>
          <w:rFonts w:asciiTheme="minorBidi" w:hAnsiTheme="minorBidi" w:cstheme="minorBidi"/>
        </w:rPr>
      </w:pPr>
      <w:r w:rsidRPr="00C206A7">
        <w:rPr>
          <w:rFonts w:asciiTheme="minorBidi" w:hAnsiTheme="minorBidi" w:cstheme="minorBidi"/>
          <w:b/>
          <w:bCs/>
        </w:rPr>
        <w:t>Visit us at</w:t>
      </w:r>
      <w:r w:rsidRPr="00C206A7">
        <w:rPr>
          <w:rFonts w:asciiTheme="minorBidi" w:hAnsiTheme="minorBidi" w:cstheme="minorBidi"/>
        </w:rPr>
        <w:t xml:space="preserve">: </w:t>
      </w:r>
      <w:hyperlink r:id="rId23" w:history="1">
        <w:r w:rsidR="005F21B7">
          <w:rPr>
            <w:rStyle w:val="Hyperlink"/>
            <w:rFonts w:asciiTheme="minorBidi" w:hAnsiTheme="minorBidi" w:cstheme="minorBidi"/>
          </w:rPr>
          <w:t>www.ceva-ip.com</w:t>
        </w:r>
      </w:hyperlink>
    </w:p>
    <w:bookmarkEnd w:id="9" w:displacedByCustomXml="next"/>
    <w:sdt>
      <w:sdtPr>
        <w:rPr>
          <w:rFonts w:ascii="Times New Roman" w:hAnsi="Times New Roman" w:cs="Times New Roman"/>
          <w:b w:val="0"/>
          <w:bCs w:val="0"/>
          <w:color w:val="122C49"/>
          <w:sz w:val="22"/>
          <w:szCs w:val="24"/>
        </w:rPr>
        <w:alias w:val="Select TOCs"/>
        <w:tag w:val="Select TOCs"/>
        <w:id w:val="3413863"/>
        <w:placeholder>
          <w:docPart w:val="AA7334F465634D56A5633A84714E1F0C"/>
        </w:placeholder>
        <w:docPartList>
          <w:docPartGallery w:val="Quick Parts"/>
          <w:docPartCategory w:val="TOC"/>
        </w:docPartList>
      </w:sdtPr>
      <w:sdtEndPr>
        <w:rPr>
          <w:color w:val="auto"/>
          <w:sz w:val="24"/>
        </w:rPr>
      </w:sdtEndPr>
      <w:sdtContent>
        <w:p w14:paraId="0FA77090" w14:textId="77777777" w:rsidR="00B63C6F" w:rsidRPr="005F21B7" w:rsidRDefault="00DD2048" w:rsidP="0033645E">
          <w:pPr>
            <w:pStyle w:val="TOAHeading"/>
            <w:spacing w:before="0"/>
            <w:rPr>
              <w:color w:val="122C49"/>
            </w:rPr>
          </w:pPr>
          <w:r w:rsidRPr="005F21B7">
            <w:rPr>
              <w:color w:val="122C49"/>
            </w:rPr>
            <w:t>Table of Contents</w:t>
          </w:r>
        </w:p>
        <w:p w14:paraId="1885BB91" w14:textId="686F312A" w:rsidR="002E4E01" w:rsidRDefault="009946BF">
          <w:pPr>
            <w:pStyle w:val="TOC1"/>
            <w:rPr>
              <w:rFonts w:asciiTheme="minorHAnsi" w:eastAsiaTheme="minorEastAsia" w:hAnsiTheme="minorHAnsi" w:cstheme="minorBidi"/>
              <w:b w:val="0"/>
              <w:bCs w:val="0"/>
              <w:caps w:val="0"/>
              <w:kern w:val="2"/>
              <w:sz w:val="24"/>
              <w:szCs w:val="24"/>
              <w14:ligatures w14:val="standardContextual"/>
            </w:rPr>
          </w:pPr>
          <w:r w:rsidRPr="00C206A7">
            <w:rPr>
              <w:rFonts w:asciiTheme="minorHAnsi" w:hAnsiTheme="minorHAnsi"/>
              <w:noProof w:val="0"/>
              <w:sz w:val="20"/>
              <w:szCs w:val="20"/>
            </w:rPr>
            <w:fldChar w:fldCharType="begin"/>
          </w:r>
          <w:r w:rsidRPr="00C206A7">
            <w:rPr>
              <w:rFonts w:asciiTheme="minorHAnsi" w:hAnsiTheme="minorHAnsi"/>
              <w:noProof w:val="0"/>
              <w:sz w:val="20"/>
              <w:szCs w:val="20"/>
            </w:rPr>
            <w:instrText xml:space="preserve"> TOC \o "3-3" \h \z \t "Heading 1,1,Heading 2,2,InstHeadingTOC,4" </w:instrText>
          </w:r>
          <w:r w:rsidRPr="00C206A7">
            <w:rPr>
              <w:rFonts w:asciiTheme="minorHAnsi" w:hAnsiTheme="minorHAnsi"/>
              <w:noProof w:val="0"/>
              <w:sz w:val="20"/>
              <w:szCs w:val="20"/>
            </w:rPr>
            <w:fldChar w:fldCharType="separate"/>
          </w:r>
          <w:hyperlink w:anchor="_Toc206519828" w:history="1">
            <w:r w:rsidR="002E4E01" w:rsidRPr="00B77A60">
              <w:rPr>
                <w:rStyle w:val="Hyperlink"/>
              </w:rPr>
              <w:t>1.</w:t>
            </w:r>
            <w:r w:rsidR="002E4E01">
              <w:rPr>
                <w:rFonts w:asciiTheme="minorHAnsi" w:eastAsiaTheme="minorEastAsia" w:hAnsiTheme="minorHAnsi" w:cstheme="minorBidi"/>
                <w:b w:val="0"/>
                <w:bCs w:val="0"/>
                <w:caps w:val="0"/>
                <w:kern w:val="2"/>
                <w:sz w:val="24"/>
                <w:szCs w:val="24"/>
                <w14:ligatures w14:val="standardContextual"/>
              </w:rPr>
              <w:tab/>
            </w:r>
            <w:r w:rsidR="002E4E01" w:rsidRPr="00B77A60">
              <w:rPr>
                <w:rStyle w:val="Hyperlink"/>
              </w:rPr>
              <w:t>Introduction</w:t>
            </w:r>
            <w:r w:rsidR="002E4E01">
              <w:rPr>
                <w:webHidden/>
              </w:rPr>
              <w:tab/>
            </w:r>
            <w:r w:rsidR="002E4E01">
              <w:rPr>
                <w:webHidden/>
              </w:rPr>
              <w:fldChar w:fldCharType="begin"/>
            </w:r>
            <w:r w:rsidR="002E4E01">
              <w:rPr>
                <w:webHidden/>
              </w:rPr>
              <w:instrText xml:space="preserve"> PAGEREF _Toc206519828 \h </w:instrText>
            </w:r>
            <w:r w:rsidR="002E4E01">
              <w:rPr>
                <w:webHidden/>
              </w:rPr>
            </w:r>
            <w:r w:rsidR="002E4E01">
              <w:rPr>
                <w:webHidden/>
              </w:rPr>
              <w:fldChar w:fldCharType="separate"/>
            </w:r>
            <w:r w:rsidR="002E4E01">
              <w:rPr>
                <w:webHidden/>
              </w:rPr>
              <w:t>1</w:t>
            </w:r>
            <w:r w:rsidR="002E4E01">
              <w:rPr>
                <w:webHidden/>
              </w:rPr>
              <w:fldChar w:fldCharType="end"/>
            </w:r>
          </w:hyperlink>
        </w:p>
        <w:p w14:paraId="5D795A14" w14:textId="70B23B95" w:rsidR="002E4E01" w:rsidRDefault="002E4E01">
          <w:pPr>
            <w:pStyle w:val="TOC2"/>
            <w:rPr>
              <w:rFonts w:asciiTheme="minorHAnsi" w:eastAsiaTheme="minorEastAsia" w:hAnsiTheme="minorHAnsi" w:cstheme="minorBidi"/>
              <w:kern w:val="2"/>
              <w:sz w:val="24"/>
              <w:szCs w:val="24"/>
              <w14:ligatures w14:val="standardContextual"/>
            </w:rPr>
          </w:pPr>
          <w:hyperlink w:anchor="_Toc206519829" w:history="1">
            <w:r w:rsidRPr="00B77A60">
              <w:rPr>
                <w:rStyle w:val="Hyperlink"/>
                <w:rFonts w:cs="Times New Roman"/>
                <w:snapToGrid w:val="0"/>
                <w:w w:val="0"/>
              </w:rPr>
              <w:t>1.1</w:t>
            </w:r>
            <w:r>
              <w:rPr>
                <w:rFonts w:asciiTheme="minorHAnsi" w:eastAsiaTheme="minorEastAsia" w:hAnsiTheme="minorHAnsi" w:cstheme="minorBidi"/>
                <w:kern w:val="2"/>
                <w:sz w:val="24"/>
                <w:szCs w:val="24"/>
                <w14:ligatures w14:val="standardContextual"/>
              </w:rPr>
              <w:tab/>
            </w:r>
            <w:r w:rsidRPr="00B77A60">
              <w:rPr>
                <w:rStyle w:val="Hyperlink"/>
              </w:rPr>
              <w:t>Overview</w:t>
            </w:r>
            <w:r>
              <w:rPr>
                <w:webHidden/>
              </w:rPr>
              <w:tab/>
            </w:r>
            <w:r>
              <w:rPr>
                <w:webHidden/>
              </w:rPr>
              <w:fldChar w:fldCharType="begin"/>
            </w:r>
            <w:r>
              <w:rPr>
                <w:webHidden/>
              </w:rPr>
              <w:instrText xml:space="preserve"> PAGEREF _Toc206519829 \h </w:instrText>
            </w:r>
            <w:r>
              <w:rPr>
                <w:webHidden/>
              </w:rPr>
            </w:r>
            <w:r>
              <w:rPr>
                <w:webHidden/>
              </w:rPr>
              <w:fldChar w:fldCharType="separate"/>
            </w:r>
            <w:r>
              <w:rPr>
                <w:webHidden/>
              </w:rPr>
              <w:t>1</w:t>
            </w:r>
            <w:r>
              <w:rPr>
                <w:webHidden/>
              </w:rPr>
              <w:fldChar w:fldCharType="end"/>
            </w:r>
          </w:hyperlink>
        </w:p>
        <w:p w14:paraId="13819825" w14:textId="4C78FF1B" w:rsidR="002E4E01" w:rsidRDefault="002E4E01">
          <w:pPr>
            <w:pStyle w:val="TOC2"/>
            <w:rPr>
              <w:rFonts w:asciiTheme="minorHAnsi" w:eastAsiaTheme="minorEastAsia" w:hAnsiTheme="minorHAnsi" w:cstheme="minorBidi"/>
              <w:kern w:val="2"/>
              <w:sz w:val="24"/>
              <w:szCs w:val="24"/>
              <w14:ligatures w14:val="standardContextual"/>
            </w:rPr>
          </w:pPr>
          <w:hyperlink w:anchor="_Toc206519830" w:history="1">
            <w:r w:rsidRPr="00B77A60">
              <w:rPr>
                <w:rStyle w:val="Hyperlink"/>
                <w:rFonts w:cs="Times New Roman"/>
                <w:snapToGrid w:val="0"/>
                <w:w w:val="0"/>
              </w:rPr>
              <w:t>1.2</w:t>
            </w:r>
            <w:r>
              <w:rPr>
                <w:rFonts w:asciiTheme="minorHAnsi" w:eastAsiaTheme="minorEastAsia" w:hAnsiTheme="minorHAnsi" w:cstheme="minorBidi"/>
                <w:kern w:val="2"/>
                <w:sz w:val="24"/>
                <w:szCs w:val="24"/>
                <w14:ligatures w14:val="standardContextual"/>
              </w:rPr>
              <w:tab/>
            </w:r>
            <w:r w:rsidRPr="00B77A60">
              <w:rPr>
                <w:rStyle w:val="Hyperlink"/>
              </w:rPr>
              <w:t>Purpose</w:t>
            </w:r>
            <w:r>
              <w:rPr>
                <w:webHidden/>
              </w:rPr>
              <w:tab/>
            </w:r>
            <w:r>
              <w:rPr>
                <w:webHidden/>
              </w:rPr>
              <w:fldChar w:fldCharType="begin"/>
            </w:r>
            <w:r>
              <w:rPr>
                <w:webHidden/>
              </w:rPr>
              <w:instrText xml:space="preserve"> PAGEREF _Toc206519830 \h </w:instrText>
            </w:r>
            <w:r>
              <w:rPr>
                <w:webHidden/>
              </w:rPr>
            </w:r>
            <w:r>
              <w:rPr>
                <w:webHidden/>
              </w:rPr>
              <w:fldChar w:fldCharType="separate"/>
            </w:r>
            <w:r>
              <w:rPr>
                <w:webHidden/>
              </w:rPr>
              <w:t>1</w:t>
            </w:r>
            <w:r>
              <w:rPr>
                <w:webHidden/>
              </w:rPr>
              <w:fldChar w:fldCharType="end"/>
            </w:r>
          </w:hyperlink>
        </w:p>
        <w:p w14:paraId="6DB685FA" w14:textId="11CF4DDA" w:rsidR="002E4E01" w:rsidRDefault="002E4E01">
          <w:pPr>
            <w:pStyle w:val="TOC2"/>
            <w:rPr>
              <w:rFonts w:asciiTheme="minorHAnsi" w:eastAsiaTheme="minorEastAsia" w:hAnsiTheme="minorHAnsi" w:cstheme="minorBidi"/>
              <w:kern w:val="2"/>
              <w:sz w:val="24"/>
              <w:szCs w:val="24"/>
              <w14:ligatures w14:val="standardContextual"/>
            </w:rPr>
          </w:pPr>
          <w:hyperlink w:anchor="_Toc206519831" w:history="1">
            <w:r w:rsidRPr="00B77A60">
              <w:rPr>
                <w:rStyle w:val="Hyperlink"/>
                <w:rFonts w:cs="Times New Roman"/>
                <w:snapToGrid w:val="0"/>
                <w:w w:val="0"/>
              </w:rPr>
              <w:t>1.3</w:t>
            </w:r>
            <w:r>
              <w:rPr>
                <w:rFonts w:asciiTheme="minorHAnsi" w:eastAsiaTheme="minorEastAsia" w:hAnsiTheme="minorHAnsi" w:cstheme="minorBidi"/>
                <w:kern w:val="2"/>
                <w:sz w:val="24"/>
                <w:szCs w:val="24"/>
                <w14:ligatures w14:val="standardContextual"/>
              </w:rPr>
              <w:tab/>
            </w:r>
            <w:r w:rsidRPr="00B77A60">
              <w:rPr>
                <w:rStyle w:val="Hyperlink"/>
              </w:rPr>
              <w:t>Key Features</w:t>
            </w:r>
            <w:r>
              <w:rPr>
                <w:webHidden/>
              </w:rPr>
              <w:tab/>
            </w:r>
            <w:r>
              <w:rPr>
                <w:webHidden/>
              </w:rPr>
              <w:fldChar w:fldCharType="begin"/>
            </w:r>
            <w:r>
              <w:rPr>
                <w:webHidden/>
              </w:rPr>
              <w:instrText xml:space="preserve"> PAGEREF _Toc206519831 \h </w:instrText>
            </w:r>
            <w:r>
              <w:rPr>
                <w:webHidden/>
              </w:rPr>
            </w:r>
            <w:r>
              <w:rPr>
                <w:webHidden/>
              </w:rPr>
              <w:fldChar w:fldCharType="separate"/>
            </w:r>
            <w:r>
              <w:rPr>
                <w:webHidden/>
              </w:rPr>
              <w:t>1</w:t>
            </w:r>
            <w:r>
              <w:rPr>
                <w:webHidden/>
              </w:rPr>
              <w:fldChar w:fldCharType="end"/>
            </w:r>
          </w:hyperlink>
        </w:p>
        <w:p w14:paraId="0E3EAD0D" w14:textId="2FD382EF" w:rsidR="002E4E01" w:rsidRDefault="002E4E01">
          <w:pPr>
            <w:pStyle w:val="TOC2"/>
            <w:rPr>
              <w:rFonts w:asciiTheme="minorHAnsi" w:eastAsiaTheme="minorEastAsia" w:hAnsiTheme="minorHAnsi" w:cstheme="minorBidi"/>
              <w:kern w:val="2"/>
              <w:sz w:val="24"/>
              <w:szCs w:val="24"/>
              <w14:ligatures w14:val="standardContextual"/>
            </w:rPr>
          </w:pPr>
          <w:hyperlink w:anchor="_Toc206519832" w:history="1">
            <w:r w:rsidRPr="00B77A60">
              <w:rPr>
                <w:rStyle w:val="Hyperlink"/>
                <w:rFonts w:cs="Times New Roman"/>
                <w:snapToGrid w:val="0"/>
                <w:w w:val="0"/>
              </w:rPr>
              <w:t>1.4</w:t>
            </w:r>
            <w:r>
              <w:rPr>
                <w:rFonts w:asciiTheme="minorHAnsi" w:eastAsiaTheme="minorEastAsia" w:hAnsiTheme="minorHAnsi" w:cstheme="minorBidi"/>
                <w:kern w:val="2"/>
                <w:sz w:val="24"/>
                <w:szCs w:val="24"/>
                <w14:ligatures w14:val="standardContextual"/>
              </w:rPr>
              <w:tab/>
            </w:r>
            <w:r w:rsidRPr="00B77A60">
              <w:rPr>
                <w:rStyle w:val="Hyperlink"/>
              </w:rPr>
              <w:t>Typical Use Cases</w:t>
            </w:r>
            <w:r>
              <w:rPr>
                <w:webHidden/>
              </w:rPr>
              <w:tab/>
            </w:r>
            <w:r>
              <w:rPr>
                <w:webHidden/>
              </w:rPr>
              <w:fldChar w:fldCharType="begin"/>
            </w:r>
            <w:r>
              <w:rPr>
                <w:webHidden/>
              </w:rPr>
              <w:instrText xml:space="preserve"> PAGEREF _Toc206519832 \h </w:instrText>
            </w:r>
            <w:r>
              <w:rPr>
                <w:webHidden/>
              </w:rPr>
            </w:r>
            <w:r>
              <w:rPr>
                <w:webHidden/>
              </w:rPr>
              <w:fldChar w:fldCharType="separate"/>
            </w:r>
            <w:r>
              <w:rPr>
                <w:webHidden/>
              </w:rPr>
              <w:t>2</w:t>
            </w:r>
            <w:r>
              <w:rPr>
                <w:webHidden/>
              </w:rPr>
              <w:fldChar w:fldCharType="end"/>
            </w:r>
          </w:hyperlink>
        </w:p>
        <w:p w14:paraId="15818E7D" w14:textId="67A51938" w:rsidR="002E4E01" w:rsidRDefault="002E4E01">
          <w:pPr>
            <w:pStyle w:val="TOC1"/>
            <w:rPr>
              <w:rFonts w:asciiTheme="minorHAnsi" w:eastAsiaTheme="minorEastAsia" w:hAnsiTheme="minorHAnsi" w:cstheme="minorBidi"/>
              <w:b w:val="0"/>
              <w:bCs w:val="0"/>
              <w:caps w:val="0"/>
              <w:kern w:val="2"/>
              <w:sz w:val="24"/>
              <w:szCs w:val="24"/>
              <w14:ligatures w14:val="standardContextual"/>
            </w:rPr>
          </w:pPr>
          <w:hyperlink w:anchor="_Toc206519833" w:history="1">
            <w:r w:rsidRPr="00B77A60">
              <w:rPr>
                <w:rStyle w:val="Hyperlink"/>
              </w:rPr>
              <w:t>2.</w:t>
            </w:r>
            <w:r>
              <w:rPr>
                <w:rFonts w:asciiTheme="minorHAnsi" w:eastAsiaTheme="minorEastAsia" w:hAnsiTheme="minorHAnsi" w:cstheme="minorBidi"/>
                <w:b w:val="0"/>
                <w:bCs w:val="0"/>
                <w:caps w:val="0"/>
                <w:kern w:val="2"/>
                <w:sz w:val="24"/>
                <w:szCs w:val="24"/>
                <w14:ligatures w14:val="standardContextual"/>
              </w:rPr>
              <w:tab/>
            </w:r>
            <w:r w:rsidRPr="00B77A60">
              <w:rPr>
                <w:rStyle w:val="Hyperlink"/>
              </w:rPr>
              <w:t>Using the NemoSim Simulation Tool</w:t>
            </w:r>
            <w:r>
              <w:rPr>
                <w:webHidden/>
              </w:rPr>
              <w:tab/>
            </w:r>
            <w:r>
              <w:rPr>
                <w:webHidden/>
              </w:rPr>
              <w:fldChar w:fldCharType="begin"/>
            </w:r>
            <w:r>
              <w:rPr>
                <w:webHidden/>
              </w:rPr>
              <w:instrText xml:space="preserve"> PAGEREF _Toc206519833 \h </w:instrText>
            </w:r>
            <w:r>
              <w:rPr>
                <w:webHidden/>
              </w:rPr>
            </w:r>
            <w:r>
              <w:rPr>
                <w:webHidden/>
              </w:rPr>
              <w:fldChar w:fldCharType="separate"/>
            </w:r>
            <w:r>
              <w:rPr>
                <w:webHidden/>
              </w:rPr>
              <w:t>3</w:t>
            </w:r>
            <w:r>
              <w:rPr>
                <w:webHidden/>
              </w:rPr>
              <w:fldChar w:fldCharType="end"/>
            </w:r>
          </w:hyperlink>
        </w:p>
        <w:p w14:paraId="2643FED2" w14:textId="08DD8CA8" w:rsidR="002E4E01" w:rsidRDefault="002E4E01">
          <w:pPr>
            <w:pStyle w:val="TOC2"/>
            <w:rPr>
              <w:rFonts w:asciiTheme="minorHAnsi" w:eastAsiaTheme="minorEastAsia" w:hAnsiTheme="minorHAnsi" w:cstheme="minorBidi"/>
              <w:kern w:val="2"/>
              <w:sz w:val="24"/>
              <w:szCs w:val="24"/>
              <w14:ligatures w14:val="standardContextual"/>
            </w:rPr>
          </w:pPr>
          <w:hyperlink w:anchor="_Toc206519834" w:history="1">
            <w:r w:rsidRPr="00B77A60">
              <w:rPr>
                <w:rStyle w:val="Hyperlink"/>
                <w:rFonts w:cs="Times New Roman"/>
                <w:snapToGrid w:val="0"/>
                <w:w w:val="0"/>
              </w:rPr>
              <w:t>2.1</w:t>
            </w:r>
            <w:r>
              <w:rPr>
                <w:rFonts w:asciiTheme="minorHAnsi" w:eastAsiaTheme="minorEastAsia" w:hAnsiTheme="minorHAnsi" w:cstheme="minorBidi"/>
                <w:kern w:val="2"/>
                <w:sz w:val="24"/>
                <w:szCs w:val="24"/>
                <w14:ligatures w14:val="standardContextual"/>
              </w:rPr>
              <w:tab/>
            </w:r>
            <w:r w:rsidRPr="00B77A60">
              <w:rPr>
                <w:rStyle w:val="Hyperlink"/>
              </w:rPr>
              <w:t>Step 1: Preparing the XML/TXT Files</w:t>
            </w:r>
            <w:r>
              <w:rPr>
                <w:webHidden/>
              </w:rPr>
              <w:tab/>
            </w:r>
            <w:r>
              <w:rPr>
                <w:webHidden/>
              </w:rPr>
              <w:fldChar w:fldCharType="begin"/>
            </w:r>
            <w:r>
              <w:rPr>
                <w:webHidden/>
              </w:rPr>
              <w:instrText xml:space="preserve"> PAGEREF _Toc206519834 \h </w:instrText>
            </w:r>
            <w:r>
              <w:rPr>
                <w:webHidden/>
              </w:rPr>
            </w:r>
            <w:r>
              <w:rPr>
                <w:webHidden/>
              </w:rPr>
              <w:fldChar w:fldCharType="separate"/>
            </w:r>
            <w:r>
              <w:rPr>
                <w:webHidden/>
              </w:rPr>
              <w:t>4</w:t>
            </w:r>
            <w:r>
              <w:rPr>
                <w:webHidden/>
              </w:rPr>
              <w:fldChar w:fldCharType="end"/>
            </w:r>
          </w:hyperlink>
        </w:p>
        <w:p w14:paraId="1993749D" w14:textId="12BF09E6" w:rsidR="002E4E01" w:rsidRDefault="002E4E01">
          <w:pPr>
            <w:pStyle w:val="TOC2"/>
            <w:rPr>
              <w:rFonts w:asciiTheme="minorHAnsi" w:eastAsiaTheme="minorEastAsia" w:hAnsiTheme="minorHAnsi" w:cstheme="minorBidi"/>
              <w:kern w:val="2"/>
              <w:sz w:val="24"/>
              <w:szCs w:val="24"/>
              <w14:ligatures w14:val="standardContextual"/>
            </w:rPr>
          </w:pPr>
          <w:hyperlink w:anchor="_Toc206519835" w:history="1">
            <w:r w:rsidRPr="00B77A60">
              <w:rPr>
                <w:rStyle w:val="Hyperlink"/>
                <w:rFonts w:cs="Times New Roman"/>
                <w:snapToGrid w:val="0"/>
                <w:w w:val="0"/>
              </w:rPr>
              <w:t>2.2</w:t>
            </w:r>
            <w:r>
              <w:rPr>
                <w:rFonts w:asciiTheme="minorHAnsi" w:eastAsiaTheme="minorEastAsia" w:hAnsiTheme="minorHAnsi" w:cstheme="minorBidi"/>
                <w:kern w:val="2"/>
                <w:sz w:val="24"/>
                <w:szCs w:val="24"/>
                <w14:ligatures w14:val="standardContextual"/>
              </w:rPr>
              <w:tab/>
            </w:r>
            <w:r w:rsidRPr="00B77A60">
              <w:rPr>
                <w:rStyle w:val="Hyperlink"/>
              </w:rPr>
              <w:t>Step 2: Preparing the JSON File</w:t>
            </w:r>
            <w:r>
              <w:rPr>
                <w:webHidden/>
              </w:rPr>
              <w:tab/>
            </w:r>
            <w:r>
              <w:rPr>
                <w:webHidden/>
              </w:rPr>
              <w:fldChar w:fldCharType="begin"/>
            </w:r>
            <w:r>
              <w:rPr>
                <w:webHidden/>
              </w:rPr>
              <w:instrText xml:space="preserve"> PAGEREF _Toc206519835 \h </w:instrText>
            </w:r>
            <w:r>
              <w:rPr>
                <w:webHidden/>
              </w:rPr>
            </w:r>
            <w:r>
              <w:rPr>
                <w:webHidden/>
              </w:rPr>
              <w:fldChar w:fldCharType="separate"/>
            </w:r>
            <w:r>
              <w:rPr>
                <w:webHidden/>
              </w:rPr>
              <w:t>9</w:t>
            </w:r>
            <w:r>
              <w:rPr>
                <w:webHidden/>
              </w:rPr>
              <w:fldChar w:fldCharType="end"/>
            </w:r>
          </w:hyperlink>
        </w:p>
        <w:p w14:paraId="48ED78F6" w14:textId="773DD1A8" w:rsidR="002E4E01" w:rsidRDefault="002E4E01">
          <w:pPr>
            <w:pStyle w:val="TOC2"/>
            <w:rPr>
              <w:rFonts w:asciiTheme="minorHAnsi" w:eastAsiaTheme="minorEastAsia" w:hAnsiTheme="minorHAnsi" w:cstheme="minorBidi"/>
              <w:kern w:val="2"/>
              <w:sz w:val="24"/>
              <w:szCs w:val="24"/>
              <w14:ligatures w14:val="standardContextual"/>
            </w:rPr>
          </w:pPr>
          <w:hyperlink w:anchor="_Toc206519836" w:history="1">
            <w:r w:rsidRPr="00B77A60">
              <w:rPr>
                <w:rStyle w:val="Hyperlink"/>
                <w:rFonts w:cs="Times New Roman"/>
                <w:snapToGrid w:val="0"/>
                <w:w w:val="0"/>
              </w:rPr>
              <w:t>2.3</w:t>
            </w:r>
            <w:r>
              <w:rPr>
                <w:rFonts w:asciiTheme="minorHAnsi" w:eastAsiaTheme="minorEastAsia" w:hAnsiTheme="minorHAnsi" w:cstheme="minorBidi"/>
                <w:kern w:val="2"/>
                <w:sz w:val="24"/>
                <w:szCs w:val="24"/>
                <w14:ligatures w14:val="standardContextual"/>
              </w:rPr>
              <w:tab/>
            </w:r>
            <w:r w:rsidRPr="00B77A60">
              <w:rPr>
                <w:rStyle w:val="Hyperlink"/>
              </w:rPr>
              <w:t>Step 3: Running the NemoSim Simulator Tool</w:t>
            </w:r>
            <w:r>
              <w:rPr>
                <w:webHidden/>
              </w:rPr>
              <w:tab/>
            </w:r>
            <w:r>
              <w:rPr>
                <w:webHidden/>
              </w:rPr>
              <w:fldChar w:fldCharType="begin"/>
            </w:r>
            <w:r>
              <w:rPr>
                <w:webHidden/>
              </w:rPr>
              <w:instrText xml:space="preserve"> PAGEREF _Toc206519836 \h </w:instrText>
            </w:r>
            <w:r>
              <w:rPr>
                <w:webHidden/>
              </w:rPr>
            </w:r>
            <w:r>
              <w:rPr>
                <w:webHidden/>
              </w:rPr>
              <w:fldChar w:fldCharType="separate"/>
            </w:r>
            <w:r>
              <w:rPr>
                <w:webHidden/>
              </w:rPr>
              <w:t>10</w:t>
            </w:r>
            <w:r>
              <w:rPr>
                <w:webHidden/>
              </w:rPr>
              <w:fldChar w:fldCharType="end"/>
            </w:r>
          </w:hyperlink>
        </w:p>
        <w:p w14:paraId="59464B9C" w14:textId="54614294" w:rsidR="002E4E01" w:rsidRDefault="002E4E01">
          <w:pPr>
            <w:pStyle w:val="TOC2"/>
            <w:rPr>
              <w:rFonts w:asciiTheme="minorHAnsi" w:eastAsiaTheme="minorEastAsia" w:hAnsiTheme="minorHAnsi" w:cstheme="minorBidi"/>
              <w:kern w:val="2"/>
              <w:sz w:val="24"/>
              <w:szCs w:val="24"/>
              <w14:ligatures w14:val="standardContextual"/>
            </w:rPr>
          </w:pPr>
          <w:hyperlink w:anchor="_Toc206519837" w:history="1">
            <w:r w:rsidRPr="00B77A60">
              <w:rPr>
                <w:rStyle w:val="Hyperlink"/>
                <w:rFonts w:cs="Times New Roman"/>
                <w:snapToGrid w:val="0"/>
                <w:w w:val="0"/>
              </w:rPr>
              <w:t>2.4</w:t>
            </w:r>
            <w:r>
              <w:rPr>
                <w:rFonts w:asciiTheme="minorHAnsi" w:eastAsiaTheme="minorEastAsia" w:hAnsiTheme="minorHAnsi" w:cstheme="minorBidi"/>
                <w:kern w:val="2"/>
                <w:sz w:val="24"/>
                <w:szCs w:val="24"/>
                <w14:ligatures w14:val="standardContextual"/>
              </w:rPr>
              <w:tab/>
            </w:r>
            <w:r w:rsidRPr="00B77A60">
              <w:rPr>
                <w:rStyle w:val="Hyperlink"/>
              </w:rPr>
              <w:t>Step 4: Plotting the Outputs</w:t>
            </w:r>
            <w:r>
              <w:rPr>
                <w:webHidden/>
              </w:rPr>
              <w:tab/>
            </w:r>
            <w:r>
              <w:rPr>
                <w:webHidden/>
              </w:rPr>
              <w:fldChar w:fldCharType="begin"/>
            </w:r>
            <w:r>
              <w:rPr>
                <w:webHidden/>
              </w:rPr>
              <w:instrText xml:space="preserve"> PAGEREF _Toc206519837 \h </w:instrText>
            </w:r>
            <w:r>
              <w:rPr>
                <w:webHidden/>
              </w:rPr>
            </w:r>
            <w:r>
              <w:rPr>
                <w:webHidden/>
              </w:rPr>
              <w:fldChar w:fldCharType="separate"/>
            </w:r>
            <w:r>
              <w:rPr>
                <w:webHidden/>
              </w:rPr>
              <w:t>11</w:t>
            </w:r>
            <w:r>
              <w:rPr>
                <w:webHidden/>
              </w:rPr>
              <w:fldChar w:fldCharType="end"/>
            </w:r>
          </w:hyperlink>
        </w:p>
        <w:p w14:paraId="78CF7C21" w14:textId="7629870A" w:rsidR="002E4E01" w:rsidRDefault="002E4E01">
          <w:pPr>
            <w:pStyle w:val="TOC1"/>
            <w:rPr>
              <w:rFonts w:asciiTheme="minorHAnsi" w:eastAsiaTheme="minorEastAsia" w:hAnsiTheme="minorHAnsi" w:cstheme="minorBidi"/>
              <w:b w:val="0"/>
              <w:bCs w:val="0"/>
              <w:caps w:val="0"/>
              <w:kern w:val="2"/>
              <w:sz w:val="24"/>
              <w:szCs w:val="24"/>
              <w14:ligatures w14:val="standardContextual"/>
            </w:rPr>
          </w:pPr>
          <w:hyperlink w:anchor="_Toc206519838" w:history="1">
            <w:r w:rsidRPr="00B77A60">
              <w:rPr>
                <w:rStyle w:val="Hyperlink"/>
              </w:rPr>
              <w:t>3.</w:t>
            </w:r>
            <w:r>
              <w:rPr>
                <w:rFonts w:asciiTheme="minorHAnsi" w:eastAsiaTheme="minorEastAsia" w:hAnsiTheme="minorHAnsi" w:cstheme="minorBidi"/>
                <w:b w:val="0"/>
                <w:bCs w:val="0"/>
                <w:caps w:val="0"/>
                <w:kern w:val="2"/>
                <w:sz w:val="24"/>
                <w:szCs w:val="24"/>
                <w14:ligatures w14:val="standardContextual"/>
              </w:rPr>
              <w:tab/>
            </w:r>
            <w:r w:rsidRPr="00B77A60">
              <w:rPr>
                <w:rStyle w:val="Hyperlink"/>
              </w:rPr>
              <w:t>Error Handling</w:t>
            </w:r>
            <w:r>
              <w:rPr>
                <w:webHidden/>
              </w:rPr>
              <w:tab/>
            </w:r>
            <w:r>
              <w:rPr>
                <w:webHidden/>
              </w:rPr>
              <w:fldChar w:fldCharType="begin"/>
            </w:r>
            <w:r>
              <w:rPr>
                <w:webHidden/>
              </w:rPr>
              <w:instrText xml:space="preserve"> PAGEREF _Toc206519838 \h </w:instrText>
            </w:r>
            <w:r>
              <w:rPr>
                <w:webHidden/>
              </w:rPr>
            </w:r>
            <w:r>
              <w:rPr>
                <w:webHidden/>
              </w:rPr>
              <w:fldChar w:fldCharType="separate"/>
            </w:r>
            <w:r>
              <w:rPr>
                <w:webHidden/>
              </w:rPr>
              <w:t>13</w:t>
            </w:r>
            <w:r>
              <w:rPr>
                <w:webHidden/>
              </w:rPr>
              <w:fldChar w:fldCharType="end"/>
            </w:r>
          </w:hyperlink>
        </w:p>
        <w:p w14:paraId="4ADA03BC" w14:textId="3AFC0EAB" w:rsidR="002E4E01" w:rsidRDefault="002E4E01">
          <w:pPr>
            <w:pStyle w:val="TOC2"/>
            <w:rPr>
              <w:rFonts w:asciiTheme="minorHAnsi" w:eastAsiaTheme="minorEastAsia" w:hAnsiTheme="minorHAnsi" w:cstheme="minorBidi"/>
              <w:kern w:val="2"/>
              <w:sz w:val="24"/>
              <w:szCs w:val="24"/>
              <w14:ligatures w14:val="standardContextual"/>
            </w:rPr>
          </w:pPr>
          <w:hyperlink w:anchor="_Toc206519839" w:history="1">
            <w:r w:rsidRPr="00B77A60">
              <w:rPr>
                <w:rStyle w:val="Hyperlink"/>
                <w:rFonts w:cs="Times New Roman"/>
                <w:snapToGrid w:val="0"/>
                <w:w w:val="0"/>
              </w:rPr>
              <w:t>3.1</w:t>
            </w:r>
            <w:r>
              <w:rPr>
                <w:rFonts w:asciiTheme="minorHAnsi" w:eastAsiaTheme="minorEastAsia" w:hAnsiTheme="minorHAnsi" w:cstheme="minorBidi"/>
                <w:kern w:val="2"/>
                <w:sz w:val="24"/>
                <w:szCs w:val="24"/>
                <w14:ligatures w14:val="standardContextual"/>
              </w:rPr>
              <w:tab/>
            </w:r>
            <w:r w:rsidRPr="00B77A60">
              <w:rPr>
                <w:rStyle w:val="Hyperlink"/>
              </w:rPr>
              <w:t>Error Message Formats</w:t>
            </w:r>
            <w:r>
              <w:rPr>
                <w:webHidden/>
              </w:rPr>
              <w:tab/>
            </w:r>
            <w:r>
              <w:rPr>
                <w:webHidden/>
              </w:rPr>
              <w:fldChar w:fldCharType="begin"/>
            </w:r>
            <w:r>
              <w:rPr>
                <w:webHidden/>
              </w:rPr>
              <w:instrText xml:space="preserve"> PAGEREF _Toc206519839 \h </w:instrText>
            </w:r>
            <w:r>
              <w:rPr>
                <w:webHidden/>
              </w:rPr>
            </w:r>
            <w:r>
              <w:rPr>
                <w:webHidden/>
              </w:rPr>
              <w:fldChar w:fldCharType="separate"/>
            </w:r>
            <w:r>
              <w:rPr>
                <w:webHidden/>
              </w:rPr>
              <w:t>13</w:t>
            </w:r>
            <w:r>
              <w:rPr>
                <w:webHidden/>
              </w:rPr>
              <w:fldChar w:fldCharType="end"/>
            </w:r>
          </w:hyperlink>
        </w:p>
        <w:p w14:paraId="28CE25FB" w14:textId="07D7311A" w:rsidR="002E4E01" w:rsidRDefault="002E4E01">
          <w:pPr>
            <w:pStyle w:val="TOC2"/>
            <w:rPr>
              <w:rFonts w:asciiTheme="minorHAnsi" w:eastAsiaTheme="minorEastAsia" w:hAnsiTheme="minorHAnsi" w:cstheme="minorBidi"/>
              <w:kern w:val="2"/>
              <w:sz w:val="24"/>
              <w:szCs w:val="24"/>
              <w14:ligatures w14:val="standardContextual"/>
            </w:rPr>
          </w:pPr>
          <w:hyperlink w:anchor="_Toc206519840" w:history="1">
            <w:r w:rsidRPr="00B77A60">
              <w:rPr>
                <w:rStyle w:val="Hyperlink"/>
                <w:rFonts w:cs="Times New Roman"/>
                <w:snapToGrid w:val="0"/>
                <w:w w:val="0"/>
              </w:rPr>
              <w:t>3.2</w:t>
            </w:r>
            <w:r>
              <w:rPr>
                <w:rFonts w:asciiTheme="minorHAnsi" w:eastAsiaTheme="minorEastAsia" w:hAnsiTheme="minorHAnsi" w:cstheme="minorBidi"/>
                <w:kern w:val="2"/>
                <w:sz w:val="24"/>
                <w:szCs w:val="24"/>
                <w14:ligatures w14:val="standardContextual"/>
              </w:rPr>
              <w:tab/>
            </w:r>
            <w:r w:rsidRPr="00B77A60">
              <w:rPr>
                <w:rStyle w:val="Hyperlink"/>
              </w:rPr>
              <w:t>Possible Return Codes</w:t>
            </w:r>
            <w:r>
              <w:rPr>
                <w:webHidden/>
              </w:rPr>
              <w:tab/>
            </w:r>
            <w:r>
              <w:rPr>
                <w:webHidden/>
              </w:rPr>
              <w:fldChar w:fldCharType="begin"/>
            </w:r>
            <w:r>
              <w:rPr>
                <w:webHidden/>
              </w:rPr>
              <w:instrText xml:space="preserve"> PAGEREF _Toc206519840 \h </w:instrText>
            </w:r>
            <w:r>
              <w:rPr>
                <w:webHidden/>
              </w:rPr>
            </w:r>
            <w:r>
              <w:rPr>
                <w:webHidden/>
              </w:rPr>
              <w:fldChar w:fldCharType="separate"/>
            </w:r>
            <w:r>
              <w:rPr>
                <w:webHidden/>
              </w:rPr>
              <w:t>13</w:t>
            </w:r>
            <w:r>
              <w:rPr>
                <w:webHidden/>
              </w:rPr>
              <w:fldChar w:fldCharType="end"/>
            </w:r>
          </w:hyperlink>
        </w:p>
        <w:p w14:paraId="0793CA21" w14:textId="7C7125D6" w:rsidR="002E4E01" w:rsidRDefault="002E4E01">
          <w:pPr>
            <w:pStyle w:val="TOC1"/>
            <w:rPr>
              <w:rFonts w:asciiTheme="minorHAnsi" w:eastAsiaTheme="minorEastAsia" w:hAnsiTheme="minorHAnsi" w:cstheme="minorBidi"/>
              <w:b w:val="0"/>
              <w:bCs w:val="0"/>
              <w:caps w:val="0"/>
              <w:kern w:val="2"/>
              <w:sz w:val="24"/>
              <w:szCs w:val="24"/>
              <w14:ligatures w14:val="standardContextual"/>
            </w:rPr>
          </w:pPr>
          <w:hyperlink w:anchor="_Toc206519841" w:history="1">
            <w:r w:rsidRPr="00B77A60">
              <w:rPr>
                <w:rStyle w:val="Hyperlink"/>
              </w:rPr>
              <w:t>4.</w:t>
            </w:r>
            <w:r>
              <w:rPr>
                <w:rFonts w:asciiTheme="minorHAnsi" w:eastAsiaTheme="minorEastAsia" w:hAnsiTheme="minorHAnsi" w:cstheme="minorBidi"/>
                <w:b w:val="0"/>
                <w:bCs w:val="0"/>
                <w:caps w:val="0"/>
                <w:kern w:val="2"/>
                <w:sz w:val="24"/>
                <w:szCs w:val="24"/>
                <w14:ligatures w14:val="standardContextual"/>
              </w:rPr>
              <w:tab/>
            </w:r>
            <w:r w:rsidRPr="00B77A60">
              <w:rPr>
                <w:rStyle w:val="Hyperlink"/>
              </w:rPr>
              <w:t>References</w:t>
            </w:r>
            <w:r>
              <w:rPr>
                <w:webHidden/>
              </w:rPr>
              <w:tab/>
            </w:r>
            <w:r>
              <w:rPr>
                <w:webHidden/>
              </w:rPr>
              <w:fldChar w:fldCharType="begin"/>
            </w:r>
            <w:r>
              <w:rPr>
                <w:webHidden/>
              </w:rPr>
              <w:instrText xml:space="preserve"> PAGEREF _Toc206519841 \h </w:instrText>
            </w:r>
            <w:r>
              <w:rPr>
                <w:webHidden/>
              </w:rPr>
            </w:r>
            <w:r>
              <w:rPr>
                <w:webHidden/>
              </w:rPr>
              <w:fldChar w:fldCharType="separate"/>
            </w:r>
            <w:r>
              <w:rPr>
                <w:webHidden/>
              </w:rPr>
              <w:t>15</w:t>
            </w:r>
            <w:r>
              <w:rPr>
                <w:webHidden/>
              </w:rPr>
              <w:fldChar w:fldCharType="end"/>
            </w:r>
          </w:hyperlink>
        </w:p>
        <w:p w14:paraId="6A7A46DA" w14:textId="4BBE1374" w:rsidR="00AE01B5" w:rsidRPr="00C206A7" w:rsidRDefault="009946BF" w:rsidP="00AE01B5">
          <w:pPr>
            <w:pStyle w:val="BodyText"/>
          </w:pPr>
          <w:r w:rsidRPr="00C206A7">
            <w:rPr>
              <w:rFonts w:asciiTheme="minorHAnsi" w:hAnsiTheme="minorHAnsi" w:cs="Arial"/>
              <w:sz w:val="20"/>
              <w:szCs w:val="20"/>
            </w:rPr>
            <w:fldChar w:fldCharType="end"/>
          </w:r>
        </w:p>
        <w:p w14:paraId="6FFD0683" w14:textId="77777777" w:rsidR="00AE01B5" w:rsidRPr="005F21B7" w:rsidRDefault="00AE01B5" w:rsidP="00AE01B5">
          <w:pPr>
            <w:pStyle w:val="TOAHeading"/>
            <w:pageBreakBefore w:val="0"/>
            <w:rPr>
              <w:color w:val="122C49"/>
            </w:rPr>
          </w:pPr>
          <w:r w:rsidRPr="005F21B7">
            <w:rPr>
              <w:color w:val="122C49"/>
            </w:rPr>
            <w:t>List of Examples</w:t>
          </w:r>
        </w:p>
        <w:p w14:paraId="0E814362" w14:textId="23CAA601" w:rsidR="002E4E01" w:rsidRDefault="00AE01B5">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"Example" </w:instrText>
          </w:r>
          <w:r>
            <w:fldChar w:fldCharType="separate"/>
          </w:r>
          <w:hyperlink w:anchor="_Toc206519842" w:history="1">
            <w:r w:rsidR="002E4E01" w:rsidRPr="00B03430">
              <w:rPr>
                <w:rStyle w:val="Hyperlink"/>
              </w:rPr>
              <w:t xml:space="preserve">Example </w:t>
            </w:r>
            <w:r w:rsidR="002E4E01" w:rsidRPr="00B03430">
              <w:rPr>
                <w:rStyle w:val="Hyperlink"/>
                <w:rFonts w:hint="eastAsia"/>
                <w:cs/>
              </w:rPr>
              <w:t>‎</w:t>
            </w:r>
            <w:r w:rsidR="002E4E01" w:rsidRPr="00B03430">
              <w:rPr>
                <w:rStyle w:val="Hyperlink"/>
              </w:rPr>
              <w:t>2</w:t>
            </w:r>
            <w:r w:rsidR="002E4E01" w:rsidRPr="00B03430">
              <w:rPr>
                <w:rStyle w:val="Hyperlink"/>
              </w:rPr>
              <w:noBreakHyphen/>
              <w:t>1: NemoSim Progress Messages</w:t>
            </w:r>
            <w:r w:rsidR="002E4E01">
              <w:rPr>
                <w:webHidden/>
              </w:rPr>
              <w:tab/>
            </w:r>
            <w:r w:rsidR="002E4E01">
              <w:rPr>
                <w:webHidden/>
              </w:rPr>
              <w:fldChar w:fldCharType="begin"/>
            </w:r>
            <w:r w:rsidR="002E4E01">
              <w:rPr>
                <w:webHidden/>
              </w:rPr>
              <w:instrText xml:space="preserve"> PAGEREF _Toc206519842 \h </w:instrText>
            </w:r>
            <w:r w:rsidR="002E4E01">
              <w:rPr>
                <w:webHidden/>
              </w:rPr>
            </w:r>
            <w:r w:rsidR="002E4E01">
              <w:rPr>
                <w:webHidden/>
              </w:rPr>
              <w:fldChar w:fldCharType="separate"/>
            </w:r>
            <w:r w:rsidR="002E4E01">
              <w:rPr>
                <w:webHidden/>
              </w:rPr>
              <w:t>10</w:t>
            </w:r>
            <w:r w:rsidR="002E4E01">
              <w:rPr>
                <w:webHidden/>
              </w:rPr>
              <w:fldChar w:fldCharType="end"/>
            </w:r>
          </w:hyperlink>
        </w:p>
        <w:p w14:paraId="58EFD051" w14:textId="1002AF4A" w:rsidR="00AE01B5" w:rsidRPr="00C206A7" w:rsidRDefault="00AE01B5" w:rsidP="00AE01B5">
          <w:pPr>
            <w:pStyle w:val="BodyText"/>
          </w:pPr>
          <w:r>
            <w:rPr>
              <w:b/>
              <w:bCs/>
              <w:noProof/>
            </w:rPr>
            <w:fldChar w:fldCharType="end"/>
          </w:r>
        </w:p>
        <w:p w14:paraId="4A33567A" w14:textId="00190C82" w:rsidR="001F3B50" w:rsidRPr="005F21B7" w:rsidRDefault="001F3B50" w:rsidP="001F3B50">
          <w:pPr>
            <w:pStyle w:val="TOAHeading"/>
            <w:pageBreakBefore w:val="0"/>
            <w:rPr>
              <w:color w:val="122C49"/>
            </w:rPr>
          </w:pPr>
          <w:r w:rsidRPr="005F21B7">
            <w:rPr>
              <w:color w:val="122C49"/>
            </w:rPr>
            <w:t xml:space="preserve">List of </w:t>
          </w:r>
          <w:r>
            <w:rPr>
              <w:color w:val="122C49"/>
            </w:rPr>
            <w:t>Tables</w:t>
          </w:r>
        </w:p>
        <w:p w14:paraId="5785CA96" w14:textId="1074EB2E" w:rsidR="002E4E01" w:rsidRDefault="001F3B50">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"Table" </w:instrText>
          </w:r>
          <w:r>
            <w:fldChar w:fldCharType="separate"/>
          </w:r>
          <w:hyperlink w:anchor="_Toc206519843" w:history="1">
            <w:r w:rsidR="002E4E01" w:rsidRPr="00B25C52">
              <w:rPr>
                <w:rStyle w:val="Hyperlink"/>
              </w:rPr>
              <w:t xml:space="preserve">Table </w:t>
            </w:r>
            <w:r w:rsidR="002E4E01" w:rsidRPr="00B25C52">
              <w:rPr>
                <w:rStyle w:val="Hyperlink"/>
                <w:rFonts w:hint="eastAsia"/>
                <w:cs/>
              </w:rPr>
              <w:t>‎</w:t>
            </w:r>
            <w:r w:rsidR="002E4E01" w:rsidRPr="00B25C52">
              <w:rPr>
                <w:rStyle w:val="Hyperlink"/>
              </w:rPr>
              <w:t>2</w:t>
            </w:r>
            <w:r w:rsidR="002E4E01" w:rsidRPr="00B25C52">
              <w:rPr>
                <w:rStyle w:val="Hyperlink"/>
              </w:rPr>
              <w:noBreakHyphen/>
              <w:t>1: LIF Network XML Configuration Parameter Definitions</w:t>
            </w:r>
            <w:r w:rsidR="002E4E01">
              <w:rPr>
                <w:webHidden/>
              </w:rPr>
              <w:tab/>
            </w:r>
            <w:r w:rsidR="002E4E01">
              <w:rPr>
                <w:webHidden/>
              </w:rPr>
              <w:fldChar w:fldCharType="begin"/>
            </w:r>
            <w:r w:rsidR="002E4E01">
              <w:rPr>
                <w:webHidden/>
              </w:rPr>
              <w:instrText xml:space="preserve"> PAGEREF _Toc206519843 \h </w:instrText>
            </w:r>
            <w:r w:rsidR="002E4E01">
              <w:rPr>
                <w:webHidden/>
              </w:rPr>
            </w:r>
            <w:r w:rsidR="002E4E01">
              <w:rPr>
                <w:webHidden/>
              </w:rPr>
              <w:fldChar w:fldCharType="separate"/>
            </w:r>
            <w:r w:rsidR="002E4E01">
              <w:rPr>
                <w:webHidden/>
              </w:rPr>
              <w:t>5</w:t>
            </w:r>
            <w:r w:rsidR="002E4E01">
              <w:rPr>
                <w:webHidden/>
              </w:rPr>
              <w:fldChar w:fldCharType="end"/>
            </w:r>
          </w:hyperlink>
        </w:p>
        <w:p w14:paraId="42B9B894" w14:textId="6EB13FB7" w:rsidR="002E4E01" w:rsidRDefault="002E4E01">
          <w:pPr>
            <w:pStyle w:val="TableofFigures"/>
            <w:rPr>
              <w:rFonts w:asciiTheme="minorHAnsi" w:eastAsiaTheme="minorEastAsia" w:hAnsiTheme="minorHAnsi" w:cstheme="minorBidi"/>
              <w:bCs w:val="0"/>
              <w:kern w:val="2"/>
              <w:sz w:val="24"/>
              <w:szCs w:val="24"/>
              <w14:ligatures w14:val="standardContextual"/>
            </w:rPr>
          </w:pPr>
          <w:hyperlink w:anchor="_Toc206519844" w:history="1">
            <w:r w:rsidRPr="00B25C52">
              <w:rPr>
                <w:rStyle w:val="Hyperlink"/>
              </w:rPr>
              <w:t xml:space="preserve">Table </w:t>
            </w:r>
            <w:r w:rsidRPr="00B25C52">
              <w:rPr>
                <w:rStyle w:val="Hyperlink"/>
                <w:rFonts w:hint="eastAsia"/>
                <w:cs/>
              </w:rPr>
              <w:t>‎</w:t>
            </w:r>
            <w:r w:rsidRPr="00B25C52">
              <w:rPr>
                <w:rStyle w:val="Hyperlink"/>
              </w:rPr>
              <w:t>2</w:t>
            </w:r>
            <w:r w:rsidRPr="00B25C52">
              <w:rPr>
                <w:rStyle w:val="Hyperlink"/>
              </w:rPr>
              <w:noBreakHyphen/>
              <w:t>2: BIU Network XML Configuration Parameter Definitions</w:t>
            </w:r>
            <w:r>
              <w:rPr>
                <w:webHidden/>
              </w:rPr>
              <w:tab/>
            </w:r>
            <w:r>
              <w:rPr>
                <w:webHidden/>
              </w:rPr>
              <w:fldChar w:fldCharType="begin"/>
            </w:r>
            <w:r>
              <w:rPr>
                <w:webHidden/>
              </w:rPr>
              <w:instrText xml:space="preserve"> PAGEREF _Toc206519844 \h </w:instrText>
            </w:r>
            <w:r>
              <w:rPr>
                <w:webHidden/>
              </w:rPr>
            </w:r>
            <w:r>
              <w:rPr>
                <w:webHidden/>
              </w:rPr>
              <w:fldChar w:fldCharType="separate"/>
            </w:r>
            <w:r>
              <w:rPr>
                <w:webHidden/>
              </w:rPr>
              <w:t>7</w:t>
            </w:r>
            <w:r>
              <w:rPr>
                <w:webHidden/>
              </w:rPr>
              <w:fldChar w:fldCharType="end"/>
            </w:r>
          </w:hyperlink>
        </w:p>
        <w:p w14:paraId="67D94CD3" w14:textId="69EAE8AB" w:rsidR="00B63C6F" w:rsidRPr="00C206A7" w:rsidRDefault="001F3B50" w:rsidP="001F3B50">
          <w:pPr>
            <w:pStyle w:val="BodyText"/>
          </w:pPr>
          <w:r>
            <w:rPr>
              <w:b/>
              <w:bCs/>
              <w:noProof/>
            </w:rPr>
            <w:fldChar w:fldCharType="end"/>
          </w:r>
        </w:p>
        <w:p w14:paraId="7B6CC328" w14:textId="380AAFDC" w:rsidR="00EE5509" w:rsidRPr="00C206A7" w:rsidRDefault="00000000" w:rsidP="0098711D">
          <w:pPr>
            <w:pStyle w:val="BodyText"/>
          </w:pPr>
        </w:p>
      </w:sdtContent>
    </w:sdt>
    <w:p w14:paraId="1687D763" w14:textId="77777777" w:rsidR="00B16119" w:rsidRPr="00C206A7" w:rsidRDefault="00B16119" w:rsidP="0098711D">
      <w:pPr>
        <w:pStyle w:val="BodyText"/>
        <w:sectPr w:rsidR="00B16119" w:rsidRPr="00C206A7" w:rsidSect="002850B2">
          <w:footerReference w:type="default" r:id="rId24"/>
          <w:type w:val="oddPage"/>
          <w:pgSz w:w="12242" w:h="15842" w:code="1"/>
          <w:pgMar w:top="1588" w:right="1814" w:bottom="1418" w:left="1814" w:header="568" w:footer="514" w:gutter="0"/>
          <w:pgNumType w:fmt="lowerRoman" w:start="1"/>
          <w:cols w:space="709"/>
          <w:docGrid w:linePitch="299"/>
        </w:sectPr>
      </w:pPr>
    </w:p>
    <w:p w14:paraId="7F8B968B" w14:textId="77777777" w:rsidR="00BD1744" w:rsidRPr="00C206A7" w:rsidRDefault="00A86EC8" w:rsidP="009E6400">
      <w:pPr>
        <w:pStyle w:val="Heading1"/>
      </w:pPr>
      <w:bookmarkStart w:id="10" w:name="_Toc428163795"/>
      <w:bookmarkStart w:id="11" w:name="_Toc206519828"/>
      <w:r w:rsidRPr="00C206A7">
        <w:lastRenderedPageBreak/>
        <w:t>Introduction</w:t>
      </w:r>
      <w:bookmarkEnd w:id="10"/>
      <w:bookmarkEnd w:id="11"/>
    </w:p>
    <w:p w14:paraId="291B5EB0" w14:textId="718646A2" w:rsidR="00A86EC8" w:rsidRPr="00C206A7" w:rsidRDefault="00A65C8E" w:rsidP="00960E64">
      <w:pPr>
        <w:pStyle w:val="Heading2"/>
      </w:pPr>
      <w:bookmarkStart w:id="12" w:name="_Toc206519829"/>
      <w:r>
        <w:t>Overview</w:t>
      </w:r>
      <w:bookmarkEnd w:id="12"/>
    </w:p>
    <w:p w14:paraId="6C97EF05" w14:textId="3327F4A5" w:rsidR="004B791B" w:rsidRDefault="00C13F77" w:rsidP="0098711D">
      <w:pPr>
        <w:pStyle w:val="BodyText"/>
      </w:pPr>
      <w:r w:rsidRPr="00C206A7">
        <w:t xml:space="preserve">This document </w:t>
      </w:r>
      <w:r w:rsidRPr="00C206A7">
        <w:rPr>
          <w:rStyle w:val="BodyTextChar0"/>
        </w:rPr>
        <w:t>describes</w:t>
      </w:r>
      <w:r w:rsidRPr="00C206A7">
        <w:t xml:space="preserve"> </w:t>
      </w:r>
      <w:r w:rsidR="004B791B">
        <w:t xml:space="preserve">the </w:t>
      </w:r>
      <w:r w:rsidR="00A65C8E" w:rsidRPr="00A65C8E">
        <w:t>NemoSim simulation tool</w:t>
      </w:r>
      <w:r w:rsidR="004B791B">
        <w:t>, which is used</w:t>
      </w:r>
      <w:r w:rsidR="00A65C8E" w:rsidRPr="00A65C8E">
        <w:t xml:space="preserve"> for spiking neural network architectures, </w:t>
      </w:r>
      <w:r w:rsidR="004B791B">
        <w:t xml:space="preserve">and </w:t>
      </w:r>
      <w:r w:rsidR="006C0FF2">
        <w:t xml:space="preserve">has been </w:t>
      </w:r>
      <w:r w:rsidR="00A65C8E" w:rsidRPr="00A65C8E">
        <w:t xml:space="preserve">developed as part of the Nemo Project. </w:t>
      </w:r>
    </w:p>
    <w:p w14:paraId="1A0C5A16" w14:textId="7DEF9E46" w:rsidR="00A86EC8" w:rsidRPr="00C206A7" w:rsidRDefault="00A65C8E" w:rsidP="0098711D">
      <w:pPr>
        <w:pStyle w:val="BodyText"/>
      </w:pPr>
      <w:r w:rsidRPr="00A65C8E">
        <w:t>It enables researchers and engineers to model, simulate, and analyze the behavior of various neural network types, such as Leaky Integrate-and-Fire (LIF) and Brain-Inspired Unit (BIU) networks.</w:t>
      </w:r>
    </w:p>
    <w:p w14:paraId="46CA83B9" w14:textId="39D204FD" w:rsidR="008C77A2" w:rsidRPr="00C206A7" w:rsidRDefault="00A65C8E" w:rsidP="008C77A2">
      <w:pPr>
        <w:pStyle w:val="Heading2"/>
      </w:pPr>
      <w:bookmarkStart w:id="13" w:name="_Toc206519830"/>
      <w:bookmarkStart w:id="14" w:name="_Toc428163798"/>
      <w:r>
        <w:t>Purpose</w:t>
      </w:r>
      <w:bookmarkEnd w:id="13"/>
    </w:p>
    <w:p w14:paraId="2F7292FF" w14:textId="77777777" w:rsidR="00A65C8E" w:rsidRPr="00B3065C" w:rsidRDefault="00A65C8E" w:rsidP="00A65C8E">
      <w:pPr>
        <w:pStyle w:val="BodyText"/>
      </w:pPr>
      <w:bookmarkStart w:id="15" w:name="_Toc462755347"/>
      <w:r w:rsidRPr="00B3065C">
        <w:t>NemoSim is designed to:</w:t>
      </w:r>
    </w:p>
    <w:p w14:paraId="55717000" w14:textId="02A1FCF4" w:rsidR="00A65C8E" w:rsidRPr="00B3065C" w:rsidRDefault="00A65C8E" w:rsidP="00A65C8E">
      <w:pPr>
        <w:pStyle w:val="Bullet1"/>
      </w:pPr>
      <w:r w:rsidRPr="00B3065C">
        <w:t>Simulate neural network architectures using user-defined configurations</w:t>
      </w:r>
    </w:p>
    <w:p w14:paraId="7BE2960D" w14:textId="763AD44F" w:rsidR="00A65C8E" w:rsidRPr="00B3065C" w:rsidRDefault="00A65C8E" w:rsidP="00A65C8E">
      <w:pPr>
        <w:pStyle w:val="Bullet1"/>
      </w:pPr>
      <w:r w:rsidRPr="00B3065C">
        <w:t>Model time-evolving neuron and synapse states in response to input currents</w:t>
      </w:r>
    </w:p>
    <w:p w14:paraId="3EA359B3" w14:textId="516A13AC" w:rsidR="00A65C8E" w:rsidRPr="00B3065C" w:rsidRDefault="00A65C8E" w:rsidP="00A65C8E">
      <w:pPr>
        <w:pStyle w:val="Bullet1"/>
      </w:pPr>
      <w:r w:rsidRPr="00B3065C">
        <w:t>Support both standard and custom network types (LIF, BIU, and extensible for new models)</w:t>
      </w:r>
    </w:p>
    <w:p w14:paraId="1BB4EDF0" w14:textId="40B4F5D2" w:rsidR="00A65C8E" w:rsidRPr="00B3065C" w:rsidRDefault="00A65C8E" w:rsidP="00A65C8E">
      <w:pPr>
        <w:pStyle w:val="Bullet1"/>
      </w:pPr>
      <w:r w:rsidRPr="00B3065C">
        <w:t>Generate outputs for scientific analysis and visualization, including detailed time-series data for neural state, synapse activity, and spikes</w:t>
      </w:r>
    </w:p>
    <w:p w14:paraId="0718D5BA" w14:textId="48BC42B5" w:rsidR="00A65C8E" w:rsidRPr="00B3065C" w:rsidRDefault="00A65C8E" w:rsidP="00A65C8E">
      <w:pPr>
        <w:pStyle w:val="Bullet1"/>
      </w:pPr>
      <w:r w:rsidRPr="00B3065C">
        <w:t>Facilitate debugging and research, with outputs and tools to identify and analyze network behavior</w:t>
      </w:r>
    </w:p>
    <w:p w14:paraId="53CBBABA" w14:textId="11E98FD6" w:rsidR="008C77A2" w:rsidRPr="00C206A7" w:rsidRDefault="00A65C8E" w:rsidP="003734C3">
      <w:pPr>
        <w:pStyle w:val="Heading2"/>
      </w:pPr>
      <w:bookmarkStart w:id="16" w:name="_Toc206519831"/>
      <w:r>
        <w:t xml:space="preserve">Key </w:t>
      </w:r>
      <w:r w:rsidR="008C77A2" w:rsidRPr="00C206A7">
        <w:t>Feature</w:t>
      </w:r>
      <w:bookmarkEnd w:id="15"/>
      <w:r>
        <w:t>s</w:t>
      </w:r>
      <w:bookmarkEnd w:id="16"/>
    </w:p>
    <w:p w14:paraId="483FAF27" w14:textId="351D1D60" w:rsidR="00A65C8E" w:rsidRPr="00B3065C" w:rsidRDefault="00A65C8E" w:rsidP="00A65C8E">
      <w:pPr>
        <w:pStyle w:val="Bullet1"/>
      </w:pPr>
      <w:r w:rsidRPr="00064459">
        <w:rPr>
          <w:b/>
          <w:bCs/>
        </w:rPr>
        <w:t>Flexible Input</w:t>
      </w:r>
      <w:r w:rsidRPr="00B3065C">
        <w:t>:</w:t>
      </w:r>
      <w:r w:rsidR="004B791B">
        <w:t xml:space="preserve"> NemoSim a</w:t>
      </w:r>
      <w:r w:rsidRPr="00B3065C">
        <w:t>ccepts XML-based network descriptions and plain text current input files, supporting both manual and scripted generation.</w:t>
      </w:r>
    </w:p>
    <w:p w14:paraId="4E2F3DAA" w14:textId="4AD2E5BA" w:rsidR="00A65C8E" w:rsidRPr="00B3065C" w:rsidRDefault="00A65C8E" w:rsidP="00A65C8E">
      <w:pPr>
        <w:pStyle w:val="Bullet1"/>
      </w:pPr>
      <w:r w:rsidRPr="00064459">
        <w:rPr>
          <w:b/>
          <w:bCs/>
        </w:rPr>
        <w:t>Extensible Design</w:t>
      </w:r>
      <w:r w:rsidRPr="00B3065C">
        <w:t xml:space="preserve">: </w:t>
      </w:r>
      <w:r w:rsidR="00BD323B">
        <w:t>The m</w:t>
      </w:r>
      <w:r w:rsidRPr="00B3065C">
        <w:t>odular codebase allows for easy addition of new neuron/synapse models and architectures.</w:t>
      </w:r>
    </w:p>
    <w:p w14:paraId="055D7C14" w14:textId="316947A6" w:rsidR="00A65C8E" w:rsidRPr="00B3065C" w:rsidRDefault="00A65C8E" w:rsidP="00A65C8E">
      <w:pPr>
        <w:pStyle w:val="Bullet1"/>
      </w:pPr>
      <w:r w:rsidRPr="00064459">
        <w:rPr>
          <w:b/>
          <w:bCs/>
        </w:rPr>
        <w:t>Comprehensive Output</w:t>
      </w:r>
      <w:r w:rsidRPr="00B3065C">
        <w:t xml:space="preserve">: </w:t>
      </w:r>
      <w:r w:rsidR="00BD323B">
        <w:t>The tool p</w:t>
      </w:r>
      <w:r w:rsidRPr="00B3065C">
        <w:t xml:space="preserve">roduces multiple output files (membrane potentials, synaptic inputs, spikes, </w:t>
      </w:r>
      <w:r w:rsidR="00BD323B">
        <w:t>and so on</w:t>
      </w:r>
      <w:r w:rsidRPr="00B3065C">
        <w:t>) for analysis and plotting.</w:t>
      </w:r>
    </w:p>
    <w:p w14:paraId="6E6DAC28" w14:textId="70D402B7" w:rsidR="00A65C8E" w:rsidRPr="00B3065C" w:rsidRDefault="00A65C8E" w:rsidP="00A65C8E">
      <w:pPr>
        <w:pStyle w:val="Bullet1"/>
      </w:pPr>
      <w:r w:rsidRPr="00064459">
        <w:rPr>
          <w:b/>
          <w:bCs/>
        </w:rPr>
        <w:t>Analysis Tools</w:t>
      </w:r>
      <w:r w:rsidRPr="00B3065C">
        <w:t>:</w:t>
      </w:r>
      <w:r w:rsidR="00BD323B">
        <w:t xml:space="preserve"> NemoSim i</w:t>
      </w:r>
      <w:r w:rsidRPr="00B3065C">
        <w:t>ncludes Python scripts and guidelines for visualizing and interpreting simulation results.</w:t>
      </w:r>
    </w:p>
    <w:p w14:paraId="007270C6" w14:textId="4760B013" w:rsidR="00A65C8E" w:rsidRPr="00B3065C" w:rsidRDefault="00A65C8E" w:rsidP="00A65C8E">
      <w:pPr>
        <w:pStyle w:val="Bullet1"/>
      </w:pPr>
      <w:r w:rsidRPr="00064459">
        <w:rPr>
          <w:b/>
          <w:bCs/>
        </w:rPr>
        <w:t>Robust Error Handling</w:t>
      </w:r>
      <w:r w:rsidRPr="00B3065C">
        <w:t xml:space="preserve">: </w:t>
      </w:r>
      <w:r w:rsidR="00BD323B">
        <w:t>The tool d</w:t>
      </w:r>
      <w:r w:rsidRPr="00B3065C">
        <w:t>etects and reports errors in input files and configuration, aiding reproducibility.</w:t>
      </w:r>
    </w:p>
    <w:p w14:paraId="36938D81" w14:textId="77777777" w:rsidR="00A65C8E" w:rsidRPr="00B3065C" w:rsidRDefault="00A65C8E" w:rsidP="00A65C8E">
      <w:pPr>
        <w:pStyle w:val="Heading2"/>
      </w:pPr>
      <w:bookmarkStart w:id="17" w:name="_Toc206519832"/>
      <w:r w:rsidRPr="00B3065C">
        <w:lastRenderedPageBreak/>
        <w:t>Typical Use Cases</w:t>
      </w:r>
      <w:bookmarkEnd w:id="17"/>
    </w:p>
    <w:p w14:paraId="375A64AD" w14:textId="634FB0AD" w:rsidR="00A65C8E" w:rsidRPr="00B3065C" w:rsidRDefault="00A65C8E" w:rsidP="00A65C8E">
      <w:pPr>
        <w:pStyle w:val="Bullet1"/>
      </w:pPr>
      <w:r w:rsidRPr="00B3065C">
        <w:t>Computational neuroscience research</w:t>
      </w:r>
    </w:p>
    <w:p w14:paraId="21D51F8F" w14:textId="0339CCA5" w:rsidR="00A65C8E" w:rsidRPr="00B3065C" w:rsidRDefault="00A65C8E" w:rsidP="00A65C8E">
      <w:pPr>
        <w:pStyle w:val="Bullet1"/>
      </w:pPr>
      <w:r w:rsidRPr="00B3065C">
        <w:t>Neuromorphic hardware prototyping and validation</w:t>
      </w:r>
    </w:p>
    <w:p w14:paraId="08287B35" w14:textId="5B6C89B7" w:rsidR="00A65C8E" w:rsidRPr="00B3065C" w:rsidRDefault="00A65C8E" w:rsidP="00A65C8E">
      <w:pPr>
        <w:pStyle w:val="Bullet1"/>
      </w:pPr>
      <w:r w:rsidRPr="00B3065C">
        <w:t>Algorithm development and prototyping for spiking neural networks</w:t>
      </w:r>
    </w:p>
    <w:p w14:paraId="01004627" w14:textId="77777777" w:rsidR="00A65C8E" w:rsidRPr="00C206A7" w:rsidRDefault="00A65C8E" w:rsidP="00183A1B">
      <w:pPr>
        <w:pStyle w:val="BodyText"/>
        <w:sectPr w:rsidR="00A65C8E" w:rsidRPr="00C206A7" w:rsidSect="002850B2">
          <w:headerReference w:type="default" r:id="rId25"/>
          <w:type w:val="oddPage"/>
          <w:pgSz w:w="12242" w:h="15842" w:code="1"/>
          <w:pgMar w:top="1588" w:right="1814" w:bottom="1418" w:left="1814" w:header="568" w:footer="514" w:gutter="0"/>
          <w:pgNumType w:start="1"/>
          <w:cols w:space="709"/>
          <w:docGrid w:linePitch="299"/>
        </w:sectPr>
      </w:pPr>
    </w:p>
    <w:p w14:paraId="028FF4A1" w14:textId="3D5C656D" w:rsidR="0035263D" w:rsidRDefault="00DB1B04" w:rsidP="00D65D62">
      <w:pPr>
        <w:pStyle w:val="Heading1"/>
      </w:pPr>
      <w:bookmarkStart w:id="33" w:name="_Toc206519833"/>
      <w:bookmarkEnd w:id="14"/>
      <w:r>
        <w:lastRenderedPageBreak/>
        <w:t xml:space="preserve">Using the </w:t>
      </w:r>
      <w:r w:rsidR="00A65C8E">
        <w:t>NemoSim</w:t>
      </w:r>
      <w:r>
        <w:t xml:space="preserve"> Simulation Tool</w:t>
      </w:r>
      <w:bookmarkEnd w:id="33"/>
    </w:p>
    <w:p w14:paraId="2F93BEC1" w14:textId="760ADE50" w:rsidR="00F66FB3" w:rsidRDefault="005D5923" w:rsidP="00064459">
      <w:pPr>
        <w:pStyle w:val="BodyText"/>
      </w:pPr>
      <w:r>
        <w:t>T</w:t>
      </w:r>
      <w:r w:rsidR="00F66FB3">
        <w:t xml:space="preserve">o </w:t>
      </w:r>
      <w:r w:rsidR="00DB1B04">
        <w:t xml:space="preserve">use </w:t>
      </w:r>
      <w:r w:rsidR="00F66FB3">
        <w:t>the NemoSim simulation tool</w:t>
      </w:r>
      <w:r>
        <w:t>, do the following:</w:t>
      </w:r>
    </w:p>
    <w:p w14:paraId="4CA3D13E" w14:textId="1628B289" w:rsidR="005D5923" w:rsidRDefault="005D5923" w:rsidP="005D5923">
      <w:pPr>
        <w:pStyle w:val="Step"/>
      </w:pPr>
      <w:r>
        <w:t xml:space="preserve">Prepare the </w:t>
      </w:r>
      <w:r w:rsidR="006D6911">
        <w:t>XML/TXT</w:t>
      </w:r>
      <w:r>
        <w:t xml:space="preserve"> files, as described in Section</w:t>
      </w:r>
      <w:r w:rsidR="00950434">
        <w:t xml:space="preserve"> </w:t>
      </w:r>
      <w:r w:rsidR="00950434">
        <w:fldChar w:fldCharType="begin"/>
      </w:r>
      <w:r w:rsidR="00950434">
        <w:instrText xml:space="preserve"> REF _Ref204517392 \r \h </w:instrText>
      </w:r>
      <w:r w:rsidR="00950434">
        <w:fldChar w:fldCharType="separate"/>
      </w:r>
      <w:r w:rsidR="00C16D3F">
        <w:rPr>
          <w:cs/>
        </w:rPr>
        <w:t>‎</w:t>
      </w:r>
      <w:r w:rsidR="00C16D3F">
        <w:t>2.1</w:t>
      </w:r>
      <w:r w:rsidR="00950434">
        <w:fldChar w:fldCharType="end"/>
      </w:r>
    </w:p>
    <w:p w14:paraId="223939E5" w14:textId="2633FD72" w:rsidR="005D5923" w:rsidRDefault="005D5923" w:rsidP="005D5923">
      <w:pPr>
        <w:pStyle w:val="Step"/>
      </w:pPr>
      <w:r>
        <w:t>Prepare the JSON file, as described in Section</w:t>
      </w:r>
      <w:r w:rsidR="00950434">
        <w:t xml:space="preserve"> </w:t>
      </w:r>
      <w:r w:rsidR="00950434">
        <w:fldChar w:fldCharType="begin"/>
      </w:r>
      <w:r w:rsidR="00950434">
        <w:instrText xml:space="preserve"> REF _Ref204517580 \r \h </w:instrText>
      </w:r>
      <w:r w:rsidR="00950434">
        <w:fldChar w:fldCharType="separate"/>
      </w:r>
      <w:r w:rsidR="00C16D3F">
        <w:rPr>
          <w:cs/>
        </w:rPr>
        <w:t>‎</w:t>
      </w:r>
      <w:r w:rsidR="00C16D3F">
        <w:t>2.2</w:t>
      </w:r>
      <w:r w:rsidR="00950434">
        <w:fldChar w:fldCharType="end"/>
      </w:r>
    </w:p>
    <w:p w14:paraId="32953EA7" w14:textId="07DA8082" w:rsidR="00DB1B04" w:rsidRDefault="00DB1B04" w:rsidP="005D5923">
      <w:pPr>
        <w:pStyle w:val="Step"/>
      </w:pPr>
      <w:r>
        <w:t xml:space="preserve">Run the </w:t>
      </w:r>
      <w:proofErr w:type="spellStart"/>
      <w:r>
        <w:t>NemoSim</w:t>
      </w:r>
      <w:proofErr w:type="spellEnd"/>
      <w:r>
        <w:t xml:space="preserve"> tool, as described in </w:t>
      </w:r>
      <w:r w:rsidR="00950434">
        <w:t xml:space="preserve">Section </w:t>
      </w:r>
      <w:r w:rsidR="00950434">
        <w:fldChar w:fldCharType="begin"/>
      </w:r>
      <w:r w:rsidR="00950434">
        <w:instrText xml:space="preserve"> REF _Ref204517593 \r \h </w:instrText>
      </w:r>
      <w:r w:rsidR="00950434">
        <w:fldChar w:fldCharType="separate"/>
      </w:r>
      <w:r w:rsidR="00C16D3F">
        <w:rPr>
          <w:cs/>
        </w:rPr>
        <w:t>‎</w:t>
      </w:r>
      <w:r w:rsidR="00C16D3F">
        <w:t>2.3</w:t>
      </w:r>
      <w:r w:rsidR="00950434">
        <w:fldChar w:fldCharType="end"/>
      </w:r>
    </w:p>
    <w:p w14:paraId="7E07DBD3" w14:textId="375C2555" w:rsidR="005D5923" w:rsidRDefault="00DB1B04" w:rsidP="005D5923">
      <w:pPr>
        <w:pStyle w:val="Step"/>
      </w:pPr>
      <w:r>
        <w:t xml:space="preserve">Plot the output, as described in </w:t>
      </w:r>
      <w:r w:rsidR="00950434">
        <w:t xml:space="preserve">Section </w:t>
      </w:r>
      <w:r w:rsidR="00950434">
        <w:fldChar w:fldCharType="begin"/>
      </w:r>
      <w:r w:rsidR="00950434">
        <w:instrText xml:space="preserve"> REF _Ref204517597 \r \h </w:instrText>
      </w:r>
      <w:r w:rsidR="00950434">
        <w:fldChar w:fldCharType="separate"/>
      </w:r>
      <w:r w:rsidR="00C16D3F">
        <w:rPr>
          <w:cs/>
        </w:rPr>
        <w:t>‎</w:t>
      </w:r>
      <w:r w:rsidR="00C16D3F">
        <w:t>2.4</w:t>
      </w:r>
      <w:r w:rsidR="00950434">
        <w:fldChar w:fldCharType="end"/>
      </w:r>
    </w:p>
    <w:p w14:paraId="27F2AC4D" w14:textId="19FFAB6F" w:rsidR="00A65C8E" w:rsidRDefault="0077580D" w:rsidP="00A65C8E">
      <w:pPr>
        <w:pStyle w:val="Heading2"/>
      </w:pPr>
      <w:bookmarkStart w:id="34" w:name="_Ref204517392"/>
      <w:bookmarkStart w:id="35" w:name="_Toc206519834"/>
      <w:r>
        <w:lastRenderedPageBreak/>
        <w:t xml:space="preserve">Step 1: </w:t>
      </w:r>
      <w:r w:rsidR="00A65C8E" w:rsidRPr="00B3065C">
        <w:t>Prepar</w:t>
      </w:r>
      <w:r>
        <w:t>ing the</w:t>
      </w:r>
      <w:r w:rsidR="00A65C8E" w:rsidRPr="00B3065C">
        <w:t xml:space="preserve"> </w:t>
      </w:r>
      <w:r w:rsidR="006D6911">
        <w:t xml:space="preserve">XML/TXT </w:t>
      </w:r>
      <w:r w:rsidR="00A65C8E" w:rsidRPr="00B3065C">
        <w:t>Files</w:t>
      </w:r>
      <w:bookmarkEnd w:id="34"/>
      <w:bookmarkEnd w:id="35"/>
    </w:p>
    <w:p w14:paraId="6BE2562B" w14:textId="48BF135E" w:rsidR="0077580D" w:rsidRDefault="0077580D" w:rsidP="001769DD">
      <w:pPr>
        <w:pStyle w:val="BodyText"/>
        <w:keepNext/>
      </w:pPr>
      <w:r>
        <w:t>Do the following:</w:t>
      </w:r>
    </w:p>
    <w:p w14:paraId="7EEEA7CE" w14:textId="40C39514" w:rsidR="00A65C8E" w:rsidRDefault="005D5923" w:rsidP="001769DD">
      <w:pPr>
        <w:pStyle w:val="Step"/>
        <w:keepNext/>
        <w:numPr>
          <w:ilvl w:val="0"/>
          <w:numId w:val="49"/>
        </w:numPr>
      </w:pPr>
      <w:r>
        <w:t>In</w:t>
      </w:r>
      <w:r w:rsidRPr="00B3065C">
        <w:t xml:space="preserve"> an XML configuration file</w:t>
      </w:r>
      <w:r>
        <w:t>, d</w:t>
      </w:r>
      <w:r w:rsidR="00A65C8E" w:rsidRPr="00B3065C">
        <w:t>efine your network architecture, neuron parameters, and simulation settings.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483980" w14:paraId="70824A4C" w14:textId="77777777" w:rsidTr="001769DD">
        <w:tc>
          <w:tcPr>
            <w:tcW w:w="1297" w:type="dxa"/>
          </w:tcPr>
          <w:p w14:paraId="0EB45465" w14:textId="77777777" w:rsidR="00483980" w:rsidRPr="00D747C8" w:rsidRDefault="00483980" w:rsidP="001769DD">
            <w:pPr>
              <w:pStyle w:val="BodyText"/>
              <w:keepNext/>
              <w:spacing w:before="200"/>
              <w:ind w:left="0"/>
              <w:rPr>
                <w:b/>
                <w:bCs/>
                <w:i/>
                <w:iCs/>
              </w:rPr>
            </w:pPr>
            <w:r>
              <w:rPr>
                <w:b/>
                <w:bCs/>
                <w:i/>
                <w:iCs/>
              </w:rPr>
              <w:t>Important</w:t>
            </w:r>
            <w:r w:rsidRPr="00D747C8">
              <w:rPr>
                <w:b/>
                <w:bCs/>
                <w:i/>
                <w:iCs/>
              </w:rPr>
              <w:t>:</w:t>
            </w:r>
          </w:p>
        </w:tc>
        <w:tc>
          <w:tcPr>
            <w:tcW w:w="5790" w:type="dxa"/>
          </w:tcPr>
          <w:p w14:paraId="6F0822FF" w14:textId="40BBA389" w:rsidR="00483980" w:rsidRPr="00483980" w:rsidRDefault="00483980" w:rsidP="001769DD">
            <w:pPr>
              <w:pStyle w:val="BodyText"/>
              <w:keepNext/>
              <w:numPr>
                <w:ilvl w:val="6"/>
                <w:numId w:val="9"/>
              </w:numPr>
              <w:spacing w:before="200"/>
              <w:ind w:left="329"/>
              <w:rPr>
                <w:i/>
                <w:iCs/>
              </w:rPr>
            </w:pPr>
            <w:r w:rsidRPr="00483980">
              <w:rPr>
                <w:i/>
                <w:iCs/>
              </w:rPr>
              <w:t xml:space="preserve">The XML file must have a </w:t>
            </w:r>
            <w:r w:rsidRPr="001769DD">
              <w:rPr>
                <w:b/>
                <w:bCs/>
                <w:i/>
                <w:iCs/>
              </w:rPr>
              <w:t>&lt;</w:t>
            </w:r>
            <w:proofErr w:type="spellStart"/>
            <w:r w:rsidRPr="001769DD">
              <w:rPr>
                <w:b/>
                <w:bCs/>
                <w:i/>
                <w:iCs/>
              </w:rPr>
              <w:t>NetworkConfig</w:t>
            </w:r>
            <w:proofErr w:type="spellEnd"/>
            <w:r w:rsidRPr="001769DD">
              <w:rPr>
                <w:b/>
                <w:bCs/>
                <w:i/>
                <w:iCs/>
              </w:rPr>
              <w:t>&gt;</w:t>
            </w:r>
            <w:r w:rsidRPr="00483980">
              <w:rPr>
                <w:i/>
                <w:iCs/>
              </w:rPr>
              <w:t xml:space="preserve"> root with a </w:t>
            </w:r>
            <w:proofErr w:type="gramStart"/>
            <w:r w:rsidRPr="00483980">
              <w:rPr>
                <w:i/>
                <w:iCs/>
              </w:rPr>
              <w:t>type</w:t>
            </w:r>
            <w:proofErr w:type="gramEnd"/>
            <w:r w:rsidRPr="00483980">
              <w:rPr>
                <w:i/>
                <w:iCs/>
              </w:rPr>
              <w:t xml:space="preserve"> attribute.</w:t>
            </w:r>
          </w:p>
          <w:p w14:paraId="26337FE8" w14:textId="493F34EF" w:rsidR="00483980" w:rsidRPr="00483980" w:rsidRDefault="00483980" w:rsidP="001769DD">
            <w:pPr>
              <w:pStyle w:val="BodyText"/>
              <w:keepNext/>
              <w:numPr>
                <w:ilvl w:val="6"/>
                <w:numId w:val="9"/>
              </w:numPr>
              <w:spacing w:before="200"/>
              <w:ind w:left="329"/>
              <w:rPr>
                <w:i/>
                <w:iCs/>
              </w:rPr>
            </w:pPr>
            <w:r w:rsidRPr="00483980">
              <w:rPr>
                <w:i/>
                <w:iCs/>
              </w:rPr>
              <w:t>Required child elements depend on the network type (LIF, BIU, and so on).</w:t>
            </w:r>
          </w:p>
          <w:p w14:paraId="37166089" w14:textId="5CEFE117" w:rsidR="00483980" w:rsidRPr="00D747C8" w:rsidRDefault="00483980" w:rsidP="001769DD">
            <w:pPr>
              <w:pStyle w:val="BodyText"/>
              <w:keepNext/>
              <w:numPr>
                <w:ilvl w:val="6"/>
                <w:numId w:val="9"/>
              </w:numPr>
              <w:spacing w:before="200"/>
              <w:ind w:left="329"/>
              <w:rPr>
                <w:i/>
                <w:iCs/>
              </w:rPr>
            </w:pPr>
            <w:r w:rsidRPr="00483980">
              <w:rPr>
                <w:i/>
                <w:iCs/>
              </w:rPr>
              <w:t>All required numeric fields must be present and valid numbers.</w:t>
            </w:r>
          </w:p>
        </w:tc>
      </w:tr>
    </w:tbl>
    <w:p w14:paraId="7D3A8380" w14:textId="16FECD8F" w:rsidR="0077580D" w:rsidRDefault="0077580D" w:rsidP="001769DD">
      <w:pPr>
        <w:pStyle w:val="Step"/>
        <w:keepNext/>
        <w:numPr>
          <w:ilvl w:val="0"/>
          <w:numId w:val="0"/>
        </w:numPr>
        <w:ind w:left="1701"/>
      </w:pPr>
      <w:r>
        <w:t>For e</w:t>
      </w:r>
      <w:r w:rsidR="00A65C8E" w:rsidRPr="00B3065C">
        <w:t>xample</w:t>
      </w:r>
      <w:r>
        <w:t>:</w:t>
      </w:r>
    </w:p>
    <w:p w14:paraId="62484917" w14:textId="35499103" w:rsidR="00A65C8E" w:rsidRPr="009F6226" w:rsidRDefault="009F6226" w:rsidP="009F6226">
      <w:pPr>
        <w:pStyle w:val="Bullet1Indent"/>
        <w:keepNext/>
      </w:pPr>
      <w:r>
        <w:t xml:space="preserve">For a </w:t>
      </w:r>
      <w:r w:rsidR="00A65C8E" w:rsidRPr="009F6226">
        <w:t>LIF network</w:t>
      </w:r>
      <w:r>
        <w:t>:</w:t>
      </w:r>
    </w:p>
    <w:p w14:paraId="37762350" w14:textId="04304191" w:rsidR="00A65C8E" w:rsidRPr="00A65C8E" w:rsidRDefault="00A65C8E" w:rsidP="001769DD">
      <w:pPr>
        <w:pStyle w:val="Code"/>
        <w:keepNext/>
        <w:ind w:left="2127"/>
      </w:pPr>
      <w:r w:rsidRPr="00A65C8E">
        <w:t>&lt;</w:t>
      </w:r>
      <w:proofErr w:type="spellStart"/>
      <w:r w:rsidRPr="00A65C8E">
        <w:t>NetworkConfig</w:t>
      </w:r>
      <w:proofErr w:type="spellEnd"/>
      <w:r w:rsidRPr="00A65C8E">
        <w:t xml:space="preserve"> type="LIF"&gt;</w:t>
      </w:r>
    </w:p>
    <w:p w14:paraId="4A3572A1" w14:textId="660A9C10" w:rsidR="00A65C8E" w:rsidRPr="00A65C8E" w:rsidRDefault="00A65C8E" w:rsidP="001769DD">
      <w:pPr>
        <w:pStyle w:val="Code"/>
        <w:keepNext/>
        <w:ind w:left="2127"/>
      </w:pPr>
      <w:r w:rsidRPr="00A65C8E">
        <w:t xml:space="preserve">  &lt;</w:t>
      </w:r>
      <w:proofErr w:type="spellStart"/>
      <w:r w:rsidRPr="00A65C8E">
        <w:t>LIFNetwork</w:t>
      </w:r>
      <w:proofErr w:type="spellEnd"/>
      <w:r w:rsidRPr="00A65C8E">
        <w:t>&gt;</w:t>
      </w:r>
    </w:p>
    <w:p w14:paraId="7F7B57A9" w14:textId="0A185BAC" w:rsidR="00A65C8E" w:rsidRPr="00A65C8E" w:rsidRDefault="00A65C8E" w:rsidP="001769DD">
      <w:pPr>
        <w:pStyle w:val="Code"/>
        <w:keepNext/>
        <w:ind w:left="2127"/>
      </w:pPr>
      <w:r w:rsidRPr="00A65C8E">
        <w:t xml:space="preserve">    &lt;Cm&gt;1.0&lt;/Cm&gt;</w:t>
      </w:r>
    </w:p>
    <w:p w14:paraId="39DEF20B" w14:textId="4FA156CD" w:rsidR="00A65C8E" w:rsidRPr="00A65C8E" w:rsidRDefault="00A65C8E" w:rsidP="001769DD">
      <w:pPr>
        <w:pStyle w:val="Code"/>
        <w:keepNext/>
        <w:ind w:left="2127"/>
      </w:pPr>
      <w:r w:rsidRPr="00A65C8E">
        <w:t xml:space="preserve">    &lt;Cf&gt;0.5&lt;/Cf&gt;</w:t>
      </w:r>
    </w:p>
    <w:p w14:paraId="38F86F61" w14:textId="2F3028FF" w:rsidR="00A65C8E" w:rsidRPr="00A65C8E" w:rsidRDefault="00A65C8E" w:rsidP="001769DD">
      <w:pPr>
        <w:pStyle w:val="Code"/>
        <w:keepNext/>
        <w:ind w:left="2127"/>
      </w:pPr>
      <w:r w:rsidRPr="00A65C8E">
        <w:t xml:space="preserve">    &lt;VDD&gt;2.5&lt;/VDD&gt;</w:t>
      </w:r>
    </w:p>
    <w:p w14:paraId="2DD5BED8" w14:textId="2EB41157" w:rsidR="00A65C8E" w:rsidRPr="00A65C8E" w:rsidRDefault="00A65C8E" w:rsidP="001769DD">
      <w:pPr>
        <w:pStyle w:val="Code"/>
        <w:keepNext/>
        <w:ind w:left="2127"/>
      </w:pPr>
      <w:r w:rsidRPr="00A65C8E">
        <w:t xml:space="preserve">    &lt;!-- other LIF parameters --&gt;</w:t>
      </w:r>
    </w:p>
    <w:p w14:paraId="7C073FCE" w14:textId="40AD291C" w:rsidR="00A65C8E" w:rsidRPr="00A65C8E" w:rsidRDefault="00A65C8E" w:rsidP="001769DD">
      <w:pPr>
        <w:pStyle w:val="Code"/>
        <w:keepNext/>
        <w:ind w:left="2127"/>
      </w:pPr>
      <w:r w:rsidRPr="00A65C8E">
        <w:t xml:space="preserve">  &lt;/</w:t>
      </w:r>
      <w:proofErr w:type="spellStart"/>
      <w:r w:rsidRPr="00A65C8E">
        <w:t>LIFNetwork</w:t>
      </w:r>
      <w:proofErr w:type="spellEnd"/>
      <w:r w:rsidRPr="00A65C8E">
        <w:t>&gt;</w:t>
      </w:r>
    </w:p>
    <w:p w14:paraId="3D27ABC9" w14:textId="05EB14C1" w:rsidR="00A65C8E" w:rsidRPr="002923EA" w:rsidRDefault="00A65C8E" w:rsidP="001769DD">
      <w:pPr>
        <w:pStyle w:val="Code"/>
        <w:keepNext/>
        <w:ind w:left="2127"/>
      </w:pPr>
      <w:r w:rsidRPr="00A65C8E">
        <w:t xml:space="preserve">  </w:t>
      </w:r>
      <w:r w:rsidRPr="002923EA">
        <w:t>&lt;Architecture&gt;</w:t>
      </w:r>
    </w:p>
    <w:p w14:paraId="4355B346" w14:textId="77777777" w:rsidR="00480754" w:rsidRPr="001E0440" w:rsidRDefault="00480754" w:rsidP="00480754">
      <w:pPr>
        <w:pStyle w:val="Code"/>
        <w:keepNext/>
        <w:ind w:left="2127"/>
      </w:pPr>
      <w:r w:rsidRPr="002923EA">
        <w:tab/>
      </w:r>
      <w:r w:rsidRPr="002923EA">
        <w:tab/>
      </w:r>
      <w:r w:rsidRPr="001E0440">
        <w:t>&lt;Layer size="32"/&gt;</w:t>
      </w:r>
    </w:p>
    <w:p w14:paraId="007D8011" w14:textId="49CB580D" w:rsidR="00480754" w:rsidRPr="001E0440" w:rsidRDefault="00480754" w:rsidP="00480754">
      <w:pPr>
        <w:pStyle w:val="Code"/>
        <w:keepNext/>
        <w:ind w:left="2127"/>
      </w:pPr>
      <w:r w:rsidRPr="001E0440">
        <w:tab/>
      </w:r>
      <w:r w:rsidRPr="001E0440">
        <w:tab/>
        <w:t>&lt;</w:t>
      </w:r>
      <w:proofErr w:type="spellStart"/>
      <w:r w:rsidRPr="001E0440">
        <w:t>YFlash</w:t>
      </w:r>
      <w:proofErr w:type="spellEnd"/>
      <w:r w:rsidRPr="001E0440">
        <w:t xml:space="preserve"> rows="32" cols="32"&gt;</w:t>
      </w:r>
    </w:p>
    <w:p w14:paraId="0219DFA3" w14:textId="2922C291" w:rsidR="00480754" w:rsidRPr="001E0440" w:rsidRDefault="00480754" w:rsidP="00480754">
      <w:pPr>
        <w:pStyle w:val="Code"/>
        <w:keepNext/>
        <w:ind w:left="2127"/>
      </w:pPr>
      <w:r w:rsidRPr="001E0440">
        <w:tab/>
      </w:r>
      <w:r w:rsidRPr="001E0440">
        <w:tab/>
      </w:r>
      <w:r w:rsidRPr="001E0440">
        <w:tab/>
        <w:t>&lt;weights&gt;</w:t>
      </w:r>
    </w:p>
    <w:p w14:paraId="20B53C55" w14:textId="2BBE540C" w:rsidR="00480754" w:rsidRPr="001E0440" w:rsidRDefault="00480754" w:rsidP="00480754">
      <w:pPr>
        <w:pStyle w:val="Code"/>
        <w:keepNext/>
        <w:ind w:left="2127"/>
      </w:pPr>
      <w:r w:rsidRPr="001E0440">
        <w:tab/>
      </w:r>
      <w:r w:rsidRPr="001E0440">
        <w:tab/>
      </w:r>
      <w:r w:rsidRPr="001E0440">
        <w:tab/>
      </w:r>
      <w:r w:rsidRPr="001E0440">
        <w:tab/>
        <w:t>…</w:t>
      </w:r>
    </w:p>
    <w:p w14:paraId="69CD931E" w14:textId="0881B449" w:rsidR="00480754" w:rsidRPr="001E0440" w:rsidRDefault="00480754" w:rsidP="00480754">
      <w:pPr>
        <w:pStyle w:val="Code"/>
        <w:keepNext/>
        <w:ind w:left="2127"/>
      </w:pPr>
      <w:r w:rsidRPr="001E0440">
        <w:tab/>
      </w:r>
      <w:r w:rsidRPr="001E0440">
        <w:tab/>
      </w:r>
      <w:r w:rsidRPr="001E0440">
        <w:tab/>
        <w:t>&lt;/weights&gt;</w:t>
      </w:r>
    </w:p>
    <w:p w14:paraId="23EEA5E6" w14:textId="27F5A3C4" w:rsidR="00480754" w:rsidRPr="00A65C8E" w:rsidRDefault="00480754" w:rsidP="00480754">
      <w:pPr>
        <w:pStyle w:val="Code"/>
        <w:keepNext/>
        <w:ind w:left="2127"/>
      </w:pPr>
      <w:r w:rsidRPr="001E0440">
        <w:tab/>
      </w:r>
      <w:r w:rsidRPr="001E0440">
        <w:tab/>
        <w:t>&lt;/</w:t>
      </w:r>
      <w:proofErr w:type="spellStart"/>
      <w:r w:rsidRPr="001E0440">
        <w:t>YFlash</w:t>
      </w:r>
      <w:proofErr w:type="spellEnd"/>
      <w:r w:rsidRPr="001E0440">
        <w:t>&gt;</w:t>
      </w:r>
    </w:p>
    <w:p w14:paraId="35F611DD" w14:textId="4A5CF356" w:rsidR="00A65C8E" w:rsidRPr="00A65C8E" w:rsidRDefault="00A65C8E" w:rsidP="001769DD">
      <w:pPr>
        <w:pStyle w:val="Code"/>
        <w:keepNext/>
        <w:ind w:left="2127"/>
      </w:pPr>
      <w:r w:rsidRPr="00A65C8E">
        <w:t xml:space="preserve">    &lt;!-- network connectivity, layers, weights, etc. --&gt;</w:t>
      </w:r>
    </w:p>
    <w:p w14:paraId="3C182EF1" w14:textId="5D01204E" w:rsidR="00A65C8E" w:rsidRPr="00A65C8E" w:rsidRDefault="00A65C8E" w:rsidP="001769DD">
      <w:pPr>
        <w:pStyle w:val="Code"/>
        <w:keepNext/>
        <w:ind w:left="2127"/>
      </w:pPr>
      <w:r w:rsidRPr="00A65C8E">
        <w:t xml:space="preserve">  &lt;/Architecture&gt;</w:t>
      </w:r>
    </w:p>
    <w:p w14:paraId="4A94223A" w14:textId="20778106" w:rsidR="00BD2E8A" w:rsidRDefault="00A65C8E" w:rsidP="00BD2E8A">
      <w:pPr>
        <w:pStyle w:val="Code"/>
        <w:ind w:left="2127"/>
      </w:pPr>
      <w:r w:rsidRPr="00A65C8E">
        <w:t>&lt;/</w:t>
      </w:r>
      <w:proofErr w:type="spellStart"/>
      <w:r w:rsidRPr="00A65C8E">
        <w:t>NetworkConfig</w:t>
      </w:r>
      <w:proofErr w:type="spellEnd"/>
      <w:r w:rsidRPr="00A65C8E">
        <w:t>&gt;</w:t>
      </w:r>
    </w:p>
    <w:p w14:paraId="1024D69E" w14:textId="09164FCA" w:rsidR="009F6226" w:rsidRDefault="009F6226" w:rsidP="004829F6">
      <w:pPr>
        <w:pStyle w:val="Bullet1Indent"/>
        <w:keepNext/>
        <w:numPr>
          <w:ilvl w:val="0"/>
          <w:numId w:val="0"/>
        </w:numPr>
        <w:ind w:left="2127"/>
      </w:pPr>
      <w:r>
        <w:lastRenderedPageBreak/>
        <w:fldChar w:fldCharType="begin"/>
      </w:r>
      <w:r>
        <w:instrText xml:space="preserve"> REF _Ref205373929 \h </w:instrText>
      </w:r>
      <w:r>
        <w:fldChar w:fldCharType="separate"/>
      </w:r>
      <w:r w:rsidR="00C16D3F">
        <w:t xml:space="preserve">Table </w:t>
      </w:r>
      <w:r w:rsidR="00C16D3F">
        <w:rPr>
          <w:noProof/>
          <w:cs/>
        </w:rPr>
        <w:t>‎</w:t>
      </w:r>
      <w:r w:rsidR="00C16D3F">
        <w:rPr>
          <w:noProof/>
        </w:rPr>
        <w:t>2</w:t>
      </w:r>
      <w:r w:rsidR="00C16D3F">
        <w:noBreakHyphen/>
      </w:r>
      <w:r w:rsidR="00C16D3F">
        <w:rPr>
          <w:noProof/>
        </w:rPr>
        <w:t>1</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LIF </w:t>
      </w:r>
      <w:r w:rsidRPr="002231FF">
        <w:t xml:space="preserve">XML configuration file. </w:t>
      </w:r>
    </w:p>
    <w:p w14:paraId="73BA4AA5" w14:textId="21455807" w:rsidR="009F6226" w:rsidRDefault="009F6226" w:rsidP="004829F6">
      <w:pPr>
        <w:pStyle w:val="Bullet1Indent"/>
        <w:keepNext/>
        <w:numPr>
          <w:ilvl w:val="0"/>
          <w:numId w:val="0"/>
        </w:numPr>
        <w:ind w:left="2127"/>
      </w:pPr>
      <w:r w:rsidRPr="002231FF">
        <w:t xml:space="preserve">These values are based on standard analog neuron circuit modeling practices and </w:t>
      </w:r>
      <w:r>
        <w:t>can</w:t>
      </w:r>
      <w:r w:rsidRPr="002231FF">
        <w:t xml:space="preserve"> be adapted depending on the simulation context</w:t>
      </w:r>
      <w:r>
        <w:t>.</w:t>
      </w:r>
    </w:p>
    <w:p w14:paraId="07849860" w14:textId="4F62C3B5" w:rsidR="009F6226" w:rsidRPr="00B323F7" w:rsidDel="009F6226" w:rsidRDefault="009F6226" w:rsidP="004829F6">
      <w:pPr>
        <w:pStyle w:val="Caption"/>
        <w:keepNext/>
        <w:rPr>
          <w:highlight w:val="yellow"/>
        </w:rPr>
      </w:pPr>
      <w:bookmarkStart w:id="36" w:name="_Ref205373929"/>
      <w:bookmarkStart w:id="37" w:name="_Toc206519843"/>
      <w:r>
        <w:t xml:space="preserve">Table </w:t>
      </w:r>
      <w:fldSimple w:instr=" STYLEREF 1 \s ">
        <w:r w:rsidR="00C16D3F">
          <w:rPr>
            <w:noProof/>
            <w:cs/>
          </w:rPr>
          <w:t>‎</w:t>
        </w:r>
        <w:r w:rsidR="00C16D3F">
          <w:rPr>
            <w:noProof/>
          </w:rPr>
          <w:t>2</w:t>
        </w:r>
      </w:fldSimple>
      <w:r>
        <w:noBreakHyphen/>
      </w:r>
      <w:fldSimple w:instr=" SEQ Table \* ARABIC \s 1 ">
        <w:r w:rsidR="00C16D3F">
          <w:rPr>
            <w:noProof/>
          </w:rPr>
          <w:t>1</w:t>
        </w:r>
      </w:fldSimple>
      <w:bookmarkEnd w:id="36"/>
      <w:r>
        <w:t>: LIF Network XML Configuration Parameter Definitions</w:t>
      </w:r>
      <w:bookmarkEnd w:id="37"/>
    </w:p>
    <w:tbl>
      <w:tblPr>
        <w:tblStyle w:val="TableGrid"/>
        <w:tblW w:w="7513" w:type="dxa"/>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389"/>
        <w:gridCol w:w="1680"/>
        <w:gridCol w:w="984"/>
        <w:gridCol w:w="1148"/>
        <w:gridCol w:w="2312"/>
      </w:tblGrid>
      <w:tr w:rsidR="009F6226" w:rsidRPr="009F6226" w14:paraId="0C12536C" w14:textId="77777777" w:rsidTr="009A69AB">
        <w:trPr>
          <w:cantSplit/>
          <w:tblHeader/>
        </w:trPr>
        <w:tc>
          <w:tcPr>
            <w:tcW w:w="1389" w:type="dxa"/>
            <w:shd w:val="clear" w:color="auto" w:fill="CECECE"/>
            <w:vAlign w:val="center"/>
          </w:tcPr>
          <w:p w14:paraId="04D64E48" w14:textId="77777777" w:rsidR="009F6226" w:rsidRPr="004829F6" w:rsidRDefault="009F6226" w:rsidP="009F6226">
            <w:pPr>
              <w:pStyle w:val="TabTitle"/>
            </w:pPr>
            <w:r w:rsidRPr="004829F6">
              <w:t>Parameter</w:t>
            </w:r>
          </w:p>
        </w:tc>
        <w:tc>
          <w:tcPr>
            <w:tcW w:w="1680" w:type="dxa"/>
            <w:shd w:val="clear" w:color="auto" w:fill="CECECE"/>
            <w:vAlign w:val="center"/>
          </w:tcPr>
          <w:p w14:paraId="2C85C47F" w14:textId="77777777" w:rsidR="009F6226" w:rsidRPr="004829F6" w:rsidRDefault="009F6226" w:rsidP="009F6226">
            <w:pPr>
              <w:pStyle w:val="TabTitle"/>
            </w:pPr>
            <w:r w:rsidRPr="004829F6">
              <w:t>Description</w:t>
            </w:r>
          </w:p>
        </w:tc>
        <w:tc>
          <w:tcPr>
            <w:tcW w:w="984" w:type="dxa"/>
            <w:shd w:val="clear" w:color="auto" w:fill="CECECE"/>
            <w:vAlign w:val="center"/>
          </w:tcPr>
          <w:p w14:paraId="22D019A6" w14:textId="77777777" w:rsidR="009F6226" w:rsidRPr="004829F6" w:rsidRDefault="009F6226" w:rsidP="009F6226">
            <w:pPr>
              <w:pStyle w:val="TabTitle"/>
            </w:pPr>
            <w:r w:rsidRPr="004829F6">
              <w:t>Unit</w:t>
            </w:r>
          </w:p>
        </w:tc>
        <w:tc>
          <w:tcPr>
            <w:tcW w:w="1148" w:type="dxa"/>
            <w:shd w:val="clear" w:color="auto" w:fill="CECECE"/>
            <w:vAlign w:val="center"/>
          </w:tcPr>
          <w:p w14:paraId="2474C328" w14:textId="77777777" w:rsidR="009F6226" w:rsidRPr="004829F6" w:rsidRDefault="009F6226" w:rsidP="009F6226">
            <w:pPr>
              <w:pStyle w:val="TabTitle"/>
            </w:pPr>
            <w:r w:rsidRPr="004829F6">
              <w:t>Example Value</w:t>
            </w:r>
          </w:p>
        </w:tc>
        <w:tc>
          <w:tcPr>
            <w:tcW w:w="2312" w:type="dxa"/>
            <w:shd w:val="clear" w:color="auto" w:fill="CECECE"/>
            <w:vAlign w:val="center"/>
          </w:tcPr>
          <w:p w14:paraId="2E6FA4CF" w14:textId="77777777" w:rsidR="009F6226" w:rsidRPr="004829F6" w:rsidRDefault="009F6226" w:rsidP="009F6226">
            <w:pPr>
              <w:pStyle w:val="TabTitle"/>
            </w:pPr>
            <w:r w:rsidRPr="004829F6">
              <w:t>Notes</w:t>
            </w:r>
          </w:p>
        </w:tc>
      </w:tr>
      <w:tr w:rsidR="009F6226" w:rsidRPr="009F6226" w14:paraId="2F15A30B" w14:textId="77777777" w:rsidTr="009A69AB">
        <w:trPr>
          <w:cantSplit/>
        </w:trPr>
        <w:tc>
          <w:tcPr>
            <w:tcW w:w="1389" w:type="dxa"/>
          </w:tcPr>
          <w:p w14:paraId="36170EE2" w14:textId="77777777" w:rsidR="009F6226" w:rsidRPr="004829F6" w:rsidRDefault="009F6226" w:rsidP="004829F6">
            <w:pPr>
              <w:pStyle w:val="TabNormal"/>
              <w:keepNext/>
            </w:pPr>
            <w:r w:rsidRPr="004829F6">
              <w:t>Cm</w:t>
            </w:r>
          </w:p>
        </w:tc>
        <w:tc>
          <w:tcPr>
            <w:tcW w:w="1680" w:type="dxa"/>
          </w:tcPr>
          <w:p w14:paraId="2DA2B3DE" w14:textId="77777777" w:rsidR="009F6226" w:rsidRPr="004829F6" w:rsidRDefault="009F6226" w:rsidP="004829F6">
            <w:pPr>
              <w:pStyle w:val="TabNormal"/>
              <w:keepNext/>
            </w:pPr>
            <w:r w:rsidRPr="004829F6">
              <w:t>Membrane capacitance</w:t>
            </w:r>
          </w:p>
        </w:tc>
        <w:tc>
          <w:tcPr>
            <w:tcW w:w="984" w:type="dxa"/>
          </w:tcPr>
          <w:p w14:paraId="55DB153A" w14:textId="77777777" w:rsidR="009F6226" w:rsidRPr="004829F6" w:rsidRDefault="009F6226" w:rsidP="004829F6">
            <w:pPr>
              <w:pStyle w:val="TabNormal"/>
              <w:keepNext/>
            </w:pPr>
            <w:r w:rsidRPr="004829F6">
              <w:t>Farads (F)</w:t>
            </w:r>
          </w:p>
        </w:tc>
        <w:tc>
          <w:tcPr>
            <w:tcW w:w="1148" w:type="dxa"/>
          </w:tcPr>
          <w:p w14:paraId="50CA3A25" w14:textId="77777777" w:rsidR="009F6226" w:rsidRPr="004829F6" w:rsidRDefault="009F6226" w:rsidP="004829F6">
            <w:pPr>
              <w:pStyle w:val="TabNormal"/>
              <w:keepNext/>
            </w:pPr>
            <w:proofErr w:type="gramStart"/>
            <w:r w:rsidRPr="004829F6">
              <w:t>1e</w:t>
            </w:r>
            <w:proofErr w:type="gramEnd"/>
            <w:r w:rsidRPr="004829F6">
              <w:t>-6</w:t>
            </w:r>
          </w:p>
        </w:tc>
        <w:tc>
          <w:tcPr>
            <w:tcW w:w="2312" w:type="dxa"/>
          </w:tcPr>
          <w:p w14:paraId="792582BE" w14:textId="77777777" w:rsidR="009F6226" w:rsidRPr="004829F6" w:rsidRDefault="009F6226" w:rsidP="004829F6">
            <w:pPr>
              <w:pStyle w:val="TabNormal"/>
              <w:keepNext/>
            </w:pPr>
            <w:r w:rsidRPr="004829F6">
              <w:t>Determines the neuron integration time constant</w:t>
            </w:r>
          </w:p>
        </w:tc>
      </w:tr>
      <w:tr w:rsidR="009F6226" w:rsidRPr="009F6226" w14:paraId="312F6ADC" w14:textId="77777777" w:rsidTr="009A69AB">
        <w:trPr>
          <w:cantSplit/>
        </w:trPr>
        <w:tc>
          <w:tcPr>
            <w:tcW w:w="1389" w:type="dxa"/>
          </w:tcPr>
          <w:p w14:paraId="6C1CA5C0" w14:textId="77777777" w:rsidR="009F6226" w:rsidRPr="004829F6" w:rsidRDefault="009F6226" w:rsidP="002231FF">
            <w:pPr>
              <w:pStyle w:val="TabNormal"/>
            </w:pPr>
            <w:r w:rsidRPr="004829F6">
              <w:t>Cf</w:t>
            </w:r>
          </w:p>
        </w:tc>
        <w:tc>
          <w:tcPr>
            <w:tcW w:w="1680" w:type="dxa"/>
          </w:tcPr>
          <w:p w14:paraId="220F9EE7" w14:textId="77777777" w:rsidR="009F6226" w:rsidRPr="004829F6" w:rsidRDefault="009F6226" w:rsidP="002231FF">
            <w:pPr>
              <w:pStyle w:val="TabNormal"/>
            </w:pPr>
            <w:r w:rsidRPr="004829F6">
              <w:t>Feedback capacitance</w:t>
            </w:r>
          </w:p>
        </w:tc>
        <w:tc>
          <w:tcPr>
            <w:tcW w:w="984" w:type="dxa"/>
          </w:tcPr>
          <w:p w14:paraId="4C4FC9FA" w14:textId="77777777" w:rsidR="009F6226" w:rsidRPr="004829F6" w:rsidRDefault="009F6226" w:rsidP="002231FF">
            <w:pPr>
              <w:pStyle w:val="TabNormal"/>
            </w:pPr>
            <w:r w:rsidRPr="004829F6">
              <w:t>Farads (F)</w:t>
            </w:r>
          </w:p>
        </w:tc>
        <w:tc>
          <w:tcPr>
            <w:tcW w:w="1148" w:type="dxa"/>
          </w:tcPr>
          <w:p w14:paraId="2C044F4B" w14:textId="77777777" w:rsidR="009F6226" w:rsidRPr="004829F6" w:rsidRDefault="009F6226" w:rsidP="002231FF">
            <w:pPr>
              <w:pStyle w:val="TabNormal"/>
            </w:pPr>
            <w:r w:rsidRPr="004829F6">
              <w:t>1e-9</w:t>
            </w:r>
          </w:p>
        </w:tc>
        <w:tc>
          <w:tcPr>
            <w:tcW w:w="2312" w:type="dxa"/>
          </w:tcPr>
          <w:p w14:paraId="3C62B10F" w14:textId="0A1834BE" w:rsidR="009F6226" w:rsidRPr="004829F6" w:rsidRDefault="005E44C3" w:rsidP="005E44C3">
            <w:pPr>
              <w:pStyle w:val="TabNormal"/>
            </w:pPr>
            <w:r w:rsidRPr="005E44C3">
              <w:t>Affects how quickly the membrane voltage resets or leaks after a spike</w:t>
            </w:r>
          </w:p>
        </w:tc>
      </w:tr>
      <w:tr w:rsidR="009F6226" w:rsidRPr="009F6226" w14:paraId="2B64EB54" w14:textId="77777777" w:rsidTr="009A69AB">
        <w:trPr>
          <w:cantSplit/>
        </w:trPr>
        <w:tc>
          <w:tcPr>
            <w:tcW w:w="1389" w:type="dxa"/>
          </w:tcPr>
          <w:p w14:paraId="03234EAB" w14:textId="77777777" w:rsidR="009F6226" w:rsidRPr="004829F6" w:rsidRDefault="009F6226" w:rsidP="002231FF">
            <w:pPr>
              <w:pStyle w:val="TabNormal"/>
            </w:pPr>
            <w:r w:rsidRPr="004829F6">
              <w:t>VDD</w:t>
            </w:r>
          </w:p>
        </w:tc>
        <w:tc>
          <w:tcPr>
            <w:tcW w:w="1680" w:type="dxa"/>
          </w:tcPr>
          <w:p w14:paraId="7C8DBA4D" w14:textId="77777777" w:rsidR="009F6226" w:rsidRPr="004829F6" w:rsidRDefault="009F6226" w:rsidP="002231FF">
            <w:pPr>
              <w:pStyle w:val="TabNormal"/>
            </w:pPr>
            <w:r w:rsidRPr="004829F6">
              <w:t>Supply voltage</w:t>
            </w:r>
          </w:p>
        </w:tc>
        <w:tc>
          <w:tcPr>
            <w:tcW w:w="984" w:type="dxa"/>
          </w:tcPr>
          <w:p w14:paraId="6431276A" w14:textId="77777777" w:rsidR="009F6226" w:rsidRPr="004829F6" w:rsidRDefault="009F6226" w:rsidP="002231FF">
            <w:pPr>
              <w:pStyle w:val="TabNormal"/>
            </w:pPr>
            <w:r w:rsidRPr="004829F6">
              <w:t>Volts (V)</w:t>
            </w:r>
          </w:p>
        </w:tc>
        <w:tc>
          <w:tcPr>
            <w:tcW w:w="1148" w:type="dxa"/>
          </w:tcPr>
          <w:p w14:paraId="4CC1FFA0" w14:textId="77777777" w:rsidR="009F6226" w:rsidRPr="004829F6" w:rsidRDefault="009F6226" w:rsidP="002231FF">
            <w:pPr>
              <w:pStyle w:val="TabNormal"/>
            </w:pPr>
            <w:r w:rsidRPr="004829F6">
              <w:t>5.0</w:t>
            </w:r>
          </w:p>
        </w:tc>
        <w:tc>
          <w:tcPr>
            <w:tcW w:w="2312" w:type="dxa"/>
          </w:tcPr>
          <w:p w14:paraId="4978691A" w14:textId="302BE557" w:rsidR="009F6226" w:rsidRPr="004829F6" w:rsidRDefault="009F6226" w:rsidP="002231FF">
            <w:pPr>
              <w:pStyle w:val="TabNormal"/>
            </w:pPr>
            <w:r w:rsidRPr="004829F6">
              <w:t xml:space="preserve">Sets </w:t>
            </w:r>
            <w:r>
              <w:t xml:space="preserve">the </w:t>
            </w:r>
            <w:r w:rsidRPr="004829F6">
              <w:t>upper voltage bounds for circuit behavior</w:t>
            </w:r>
          </w:p>
        </w:tc>
      </w:tr>
      <w:tr w:rsidR="009F6226" w:rsidRPr="009F6226" w14:paraId="59B431E4" w14:textId="77777777" w:rsidTr="009A69AB">
        <w:trPr>
          <w:cantSplit/>
        </w:trPr>
        <w:tc>
          <w:tcPr>
            <w:tcW w:w="1389" w:type="dxa"/>
          </w:tcPr>
          <w:p w14:paraId="59A4CA09" w14:textId="77777777" w:rsidR="009F6226" w:rsidRPr="004829F6" w:rsidRDefault="009F6226" w:rsidP="002231FF">
            <w:pPr>
              <w:pStyle w:val="TabNormal"/>
            </w:pPr>
            <w:proofErr w:type="spellStart"/>
            <w:r w:rsidRPr="004829F6">
              <w:t>VTh</w:t>
            </w:r>
            <w:proofErr w:type="spellEnd"/>
          </w:p>
        </w:tc>
        <w:tc>
          <w:tcPr>
            <w:tcW w:w="1680" w:type="dxa"/>
          </w:tcPr>
          <w:p w14:paraId="21E790EA" w14:textId="77777777" w:rsidR="009F6226" w:rsidRPr="004829F6" w:rsidRDefault="009F6226" w:rsidP="002231FF">
            <w:pPr>
              <w:pStyle w:val="TabNormal"/>
            </w:pPr>
            <w:r w:rsidRPr="004829F6">
              <w:t>Threshold voltage</w:t>
            </w:r>
          </w:p>
        </w:tc>
        <w:tc>
          <w:tcPr>
            <w:tcW w:w="984" w:type="dxa"/>
          </w:tcPr>
          <w:p w14:paraId="4BAF2C16" w14:textId="77777777" w:rsidR="009F6226" w:rsidRPr="004829F6" w:rsidRDefault="009F6226" w:rsidP="002231FF">
            <w:pPr>
              <w:pStyle w:val="TabNormal"/>
            </w:pPr>
            <w:r w:rsidRPr="004829F6">
              <w:t>Volts (V)</w:t>
            </w:r>
          </w:p>
        </w:tc>
        <w:tc>
          <w:tcPr>
            <w:tcW w:w="1148" w:type="dxa"/>
          </w:tcPr>
          <w:p w14:paraId="1A3B21FC" w14:textId="77777777" w:rsidR="009F6226" w:rsidRPr="004829F6" w:rsidRDefault="009F6226" w:rsidP="002231FF">
            <w:pPr>
              <w:pStyle w:val="TabNormal"/>
            </w:pPr>
            <w:r w:rsidRPr="004829F6">
              <w:t>1.0</w:t>
            </w:r>
          </w:p>
        </w:tc>
        <w:tc>
          <w:tcPr>
            <w:tcW w:w="2312" w:type="dxa"/>
          </w:tcPr>
          <w:p w14:paraId="699379CA" w14:textId="77777777" w:rsidR="009F6226" w:rsidRPr="004829F6" w:rsidRDefault="009F6226" w:rsidP="002231FF">
            <w:pPr>
              <w:pStyle w:val="TabNormal"/>
            </w:pPr>
            <w:r w:rsidRPr="004829F6">
              <w:t>Defines the spike generation threshold</w:t>
            </w:r>
          </w:p>
        </w:tc>
      </w:tr>
      <w:tr w:rsidR="009F6226" w:rsidRPr="009F6226" w14:paraId="02204913" w14:textId="77777777" w:rsidTr="009A69AB">
        <w:trPr>
          <w:cantSplit/>
        </w:trPr>
        <w:tc>
          <w:tcPr>
            <w:tcW w:w="1389" w:type="dxa"/>
          </w:tcPr>
          <w:p w14:paraId="70EAED2A" w14:textId="77777777" w:rsidR="009F6226" w:rsidRPr="004829F6" w:rsidRDefault="009F6226" w:rsidP="002231FF">
            <w:pPr>
              <w:pStyle w:val="TabNormal"/>
            </w:pPr>
            <w:r w:rsidRPr="004829F6">
              <w:t>K</w:t>
            </w:r>
          </w:p>
        </w:tc>
        <w:tc>
          <w:tcPr>
            <w:tcW w:w="1680" w:type="dxa"/>
          </w:tcPr>
          <w:p w14:paraId="7F994F54" w14:textId="77777777" w:rsidR="009F6226" w:rsidRPr="004829F6" w:rsidRDefault="009F6226" w:rsidP="002231FF">
            <w:pPr>
              <w:pStyle w:val="TabNormal"/>
            </w:pPr>
            <w:r w:rsidRPr="004829F6">
              <w:t>Gain factor</w:t>
            </w:r>
          </w:p>
        </w:tc>
        <w:tc>
          <w:tcPr>
            <w:tcW w:w="984" w:type="dxa"/>
          </w:tcPr>
          <w:p w14:paraId="37853916" w14:textId="796200D9" w:rsidR="009F6226" w:rsidRPr="004829F6" w:rsidRDefault="00532F97" w:rsidP="002231FF">
            <w:pPr>
              <w:pStyle w:val="TabNormal"/>
            </w:pPr>
            <w:r>
              <w:t>N/A</w:t>
            </w:r>
          </w:p>
        </w:tc>
        <w:tc>
          <w:tcPr>
            <w:tcW w:w="1148" w:type="dxa"/>
          </w:tcPr>
          <w:p w14:paraId="0CEBC64E" w14:textId="77777777" w:rsidR="009F6226" w:rsidRPr="004829F6" w:rsidRDefault="009F6226" w:rsidP="002231FF">
            <w:pPr>
              <w:pStyle w:val="TabNormal"/>
            </w:pPr>
            <w:r w:rsidRPr="004829F6">
              <w:t>2</w:t>
            </w:r>
          </w:p>
        </w:tc>
        <w:tc>
          <w:tcPr>
            <w:tcW w:w="2312" w:type="dxa"/>
          </w:tcPr>
          <w:p w14:paraId="4C23527C" w14:textId="1A4615A3" w:rsidR="009F6226" w:rsidRPr="004829F6" w:rsidRDefault="009F6226" w:rsidP="002231FF">
            <w:pPr>
              <w:pStyle w:val="TabNormal"/>
            </w:pPr>
            <w:r w:rsidRPr="004829F6">
              <w:t>Dimensionless scaling factor (</w:t>
            </w:r>
            <w:r>
              <w:t>for example,</w:t>
            </w:r>
            <w:r w:rsidRPr="004829F6">
              <w:t xml:space="preserve"> for current mirror)</w:t>
            </w:r>
          </w:p>
        </w:tc>
      </w:tr>
      <w:tr w:rsidR="009F6226" w:rsidRPr="009F6226" w14:paraId="4F265606" w14:textId="77777777" w:rsidTr="009A69AB">
        <w:trPr>
          <w:cantSplit/>
        </w:trPr>
        <w:tc>
          <w:tcPr>
            <w:tcW w:w="1389" w:type="dxa"/>
          </w:tcPr>
          <w:p w14:paraId="2BA01234" w14:textId="1FDF80A3" w:rsidR="009F6226" w:rsidRPr="004829F6" w:rsidRDefault="009F6226" w:rsidP="002231FF">
            <w:pPr>
              <w:pStyle w:val="TabNormal"/>
            </w:pPr>
            <w:r w:rsidRPr="004829F6">
              <w:t>Rmin</w:t>
            </w:r>
            <w:r>
              <w:t>/</w:t>
            </w:r>
            <w:proofErr w:type="spellStart"/>
            <w:r w:rsidRPr="004829F6">
              <w:t>Rmax</w:t>
            </w:r>
            <w:proofErr w:type="spellEnd"/>
          </w:p>
        </w:tc>
        <w:tc>
          <w:tcPr>
            <w:tcW w:w="1680" w:type="dxa"/>
          </w:tcPr>
          <w:p w14:paraId="36E7267E" w14:textId="77777777" w:rsidR="009F6226" w:rsidRPr="004829F6" w:rsidRDefault="009F6226" w:rsidP="002231FF">
            <w:pPr>
              <w:pStyle w:val="TabNormal"/>
            </w:pPr>
            <w:r w:rsidRPr="004829F6">
              <w:t>Min/Max resistance in synaptic array</w:t>
            </w:r>
          </w:p>
        </w:tc>
        <w:tc>
          <w:tcPr>
            <w:tcW w:w="984" w:type="dxa"/>
          </w:tcPr>
          <w:p w14:paraId="5CBC72D5" w14:textId="77777777" w:rsidR="009F6226" w:rsidRPr="004829F6" w:rsidRDefault="009F6226" w:rsidP="002231FF">
            <w:pPr>
              <w:pStyle w:val="TabNormal"/>
            </w:pPr>
            <w:r w:rsidRPr="004829F6">
              <w:t>Ohms (Ω)</w:t>
            </w:r>
          </w:p>
        </w:tc>
        <w:tc>
          <w:tcPr>
            <w:tcW w:w="1148" w:type="dxa"/>
          </w:tcPr>
          <w:p w14:paraId="448E4506" w14:textId="051FC3CB" w:rsidR="009F6226" w:rsidRPr="004829F6" w:rsidRDefault="009F6226" w:rsidP="002231FF">
            <w:pPr>
              <w:pStyle w:val="TabNormal"/>
            </w:pPr>
            <w:r w:rsidRPr="004829F6">
              <w:t>145e3</w:t>
            </w:r>
            <w:r>
              <w:t>/</w:t>
            </w:r>
            <w:r w:rsidRPr="004829F6">
              <w:t>145e6</w:t>
            </w:r>
          </w:p>
        </w:tc>
        <w:tc>
          <w:tcPr>
            <w:tcW w:w="2312" w:type="dxa"/>
          </w:tcPr>
          <w:p w14:paraId="20FAC362" w14:textId="77777777" w:rsidR="009F6226" w:rsidRPr="004829F6" w:rsidRDefault="009F6226" w:rsidP="002231FF">
            <w:pPr>
              <w:pStyle w:val="TabNormal"/>
            </w:pPr>
            <w:r w:rsidRPr="004829F6">
              <w:t>Used for dynamic range in weight representation</w:t>
            </w:r>
          </w:p>
        </w:tc>
      </w:tr>
      <w:tr w:rsidR="009F6226" w:rsidRPr="009F6226" w14:paraId="675EEDE2" w14:textId="77777777" w:rsidTr="009A69AB">
        <w:trPr>
          <w:cantSplit/>
        </w:trPr>
        <w:tc>
          <w:tcPr>
            <w:tcW w:w="1389" w:type="dxa"/>
          </w:tcPr>
          <w:p w14:paraId="0CBF12B4" w14:textId="77777777" w:rsidR="009F6226" w:rsidRPr="004829F6" w:rsidRDefault="009F6226" w:rsidP="002231FF">
            <w:pPr>
              <w:pStyle w:val="TabNormal"/>
            </w:pPr>
            <w:r w:rsidRPr="004829F6">
              <w:t>gm</w:t>
            </w:r>
          </w:p>
        </w:tc>
        <w:tc>
          <w:tcPr>
            <w:tcW w:w="1680" w:type="dxa"/>
          </w:tcPr>
          <w:p w14:paraId="193D33CC" w14:textId="77777777" w:rsidR="009F6226" w:rsidRPr="004829F6" w:rsidRDefault="009F6226" w:rsidP="002231FF">
            <w:pPr>
              <w:pStyle w:val="TabNormal"/>
            </w:pPr>
            <w:r w:rsidRPr="004829F6">
              <w:t>Transconductance</w:t>
            </w:r>
          </w:p>
        </w:tc>
        <w:tc>
          <w:tcPr>
            <w:tcW w:w="984" w:type="dxa"/>
          </w:tcPr>
          <w:p w14:paraId="5BF8D99F" w14:textId="77777777" w:rsidR="009F6226" w:rsidRPr="004829F6" w:rsidRDefault="009F6226" w:rsidP="002231FF">
            <w:pPr>
              <w:pStyle w:val="TabNormal"/>
            </w:pPr>
            <w:r w:rsidRPr="004829F6">
              <w:t>Siemens (S)</w:t>
            </w:r>
          </w:p>
        </w:tc>
        <w:tc>
          <w:tcPr>
            <w:tcW w:w="1148" w:type="dxa"/>
          </w:tcPr>
          <w:p w14:paraId="74C191A9" w14:textId="77777777" w:rsidR="009F6226" w:rsidRPr="004829F6" w:rsidRDefault="009F6226" w:rsidP="002231FF">
            <w:pPr>
              <w:pStyle w:val="TabNormal"/>
            </w:pPr>
            <w:r w:rsidRPr="004829F6">
              <w:t>6.896e-6</w:t>
            </w:r>
          </w:p>
        </w:tc>
        <w:tc>
          <w:tcPr>
            <w:tcW w:w="2312" w:type="dxa"/>
          </w:tcPr>
          <w:p w14:paraId="40FDE59F" w14:textId="77777777" w:rsidR="009F6226" w:rsidRPr="004829F6" w:rsidRDefault="009F6226" w:rsidP="002231FF">
            <w:pPr>
              <w:pStyle w:val="TabNormal"/>
            </w:pPr>
            <w:r w:rsidRPr="004829F6">
              <w:t>Typically from the input differential pair</w:t>
            </w:r>
          </w:p>
        </w:tc>
      </w:tr>
      <w:tr w:rsidR="009F6226" w:rsidRPr="009F6226" w14:paraId="4D36D102" w14:textId="77777777" w:rsidTr="009A69AB">
        <w:trPr>
          <w:cantSplit/>
        </w:trPr>
        <w:tc>
          <w:tcPr>
            <w:tcW w:w="1389" w:type="dxa"/>
          </w:tcPr>
          <w:p w14:paraId="3FD8F13C" w14:textId="77777777" w:rsidR="009F6226" w:rsidRPr="004829F6" w:rsidRDefault="009F6226" w:rsidP="002231FF">
            <w:pPr>
              <w:pStyle w:val="TabNormal"/>
            </w:pPr>
            <w:r w:rsidRPr="004829F6">
              <w:t>CGB*, CGD*, CDB*</w:t>
            </w:r>
          </w:p>
        </w:tc>
        <w:tc>
          <w:tcPr>
            <w:tcW w:w="1680" w:type="dxa"/>
          </w:tcPr>
          <w:p w14:paraId="00AB677D" w14:textId="77777777" w:rsidR="009F6226" w:rsidRPr="004829F6" w:rsidRDefault="009F6226" w:rsidP="002231FF">
            <w:pPr>
              <w:pStyle w:val="TabNormal"/>
            </w:pPr>
            <w:r w:rsidRPr="004829F6">
              <w:t>Parasitic capacitances (Gate-*, Drain-*, Bulk-*)</w:t>
            </w:r>
          </w:p>
        </w:tc>
        <w:tc>
          <w:tcPr>
            <w:tcW w:w="984" w:type="dxa"/>
          </w:tcPr>
          <w:p w14:paraId="4AADCDF9" w14:textId="77777777" w:rsidR="009F6226" w:rsidRPr="004829F6" w:rsidRDefault="009F6226" w:rsidP="002231FF">
            <w:pPr>
              <w:pStyle w:val="TabNormal"/>
            </w:pPr>
            <w:r w:rsidRPr="004829F6">
              <w:t>Farads (F)</w:t>
            </w:r>
          </w:p>
        </w:tc>
        <w:tc>
          <w:tcPr>
            <w:tcW w:w="1148" w:type="dxa"/>
          </w:tcPr>
          <w:p w14:paraId="08C39FB4" w14:textId="77777777" w:rsidR="009F6226" w:rsidRPr="004829F6" w:rsidRDefault="009F6226" w:rsidP="002231FF">
            <w:pPr>
              <w:pStyle w:val="TabNormal"/>
            </w:pPr>
            <w:r w:rsidRPr="004829F6">
              <w:t>~e-18 values</w:t>
            </w:r>
          </w:p>
        </w:tc>
        <w:tc>
          <w:tcPr>
            <w:tcW w:w="2312" w:type="dxa"/>
          </w:tcPr>
          <w:p w14:paraId="53D27DF4" w14:textId="77777777" w:rsidR="009F6226" w:rsidRPr="004829F6" w:rsidRDefault="009F6226" w:rsidP="002231FF">
            <w:pPr>
              <w:pStyle w:val="TabNormal"/>
            </w:pPr>
            <w:r w:rsidRPr="004829F6">
              <w:t>Derived from transistor model extraction</w:t>
            </w:r>
          </w:p>
        </w:tc>
      </w:tr>
      <w:tr w:rsidR="009F6226" w:rsidRPr="009F6226" w14:paraId="473BDA29" w14:textId="77777777" w:rsidTr="009A69AB">
        <w:trPr>
          <w:cantSplit/>
        </w:trPr>
        <w:tc>
          <w:tcPr>
            <w:tcW w:w="1389" w:type="dxa"/>
          </w:tcPr>
          <w:p w14:paraId="4AFD0B9F" w14:textId="77777777" w:rsidR="009F6226" w:rsidRPr="004829F6" w:rsidRDefault="009F6226" w:rsidP="002231FF">
            <w:pPr>
              <w:pStyle w:val="TabNormal"/>
            </w:pPr>
            <w:r w:rsidRPr="004829F6">
              <w:t>req</w:t>
            </w:r>
          </w:p>
        </w:tc>
        <w:tc>
          <w:tcPr>
            <w:tcW w:w="1680" w:type="dxa"/>
          </w:tcPr>
          <w:p w14:paraId="68B3C10E" w14:textId="77777777" w:rsidR="009F6226" w:rsidRPr="004829F6" w:rsidRDefault="009F6226" w:rsidP="002231FF">
            <w:pPr>
              <w:pStyle w:val="TabNormal"/>
            </w:pPr>
            <w:r w:rsidRPr="004829F6">
              <w:t>Effective resistance</w:t>
            </w:r>
          </w:p>
        </w:tc>
        <w:tc>
          <w:tcPr>
            <w:tcW w:w="984" w:type="dxa"/>
          </w:tcPr>
          <w:p w14:paraId="53021E4F" w14:textId="77777777" w:rsidR="009F6226" w:rsidRPr="004829F6" w:rsidRDefault="009F6226" w:rsidP="002231FF">
            <w:pPr>
              <w:pStyle w:val="TabNormal"/>
            </w:pPr>
            <w:r w:rsidRPr="004829F6">
              <w:t>Ohms (Ω)</w:t>
            </w:r>
          </w:p>
        </w:tc>
        <w:tc>
          <w:tcPr>
            <w:tcW w:w="1148" w:type="dxa"/>
          </w:tcPr>
          <w:p w14:paraId="1351AFF1" w14:textId="77777777" w:rsidR="009F6226" w:rsidRPr="004829F6" w:rsidRDefault="009F6226" w:rsidP="002231FF">
            <w:pPr>
              <w:pStyle w:val="TabNormal"/>
            </w:pPr>
            <w:r w:rsidRPr="004829F6">
              <w:t>145e3</w:t>
            </w:r>
          </w:p>
        </w:tc>
        <w:tc>
          <w:tcPr>
            <w:tcW w:w="2312" w:type="dxa"/>
          </w:tcPr>
          <w:p w14:paraId="3FD771F7" w14:textId="77777777" w:rsidR="009F6226" w:rsidRPr="004829F6" w:rsidRDefault="009F6226" w:rsidP="002231FF">
            <w:pPr>
              <w:pStyle w:val="TabNormal"/>
            </w:pPr>
            <w:r w:rsidRPr="004829F6">
              <w:t>Used in equivalent RC modeling</w:t>
            </w:r>
          </w:p>
        </w:tc>
      </w:tr>
      <w:tr w:rsidR="009F6226" w:rsidRPr="009F6226" w14:paraId="3A5D2EAE" w14:textId="77777777" w:rsidTr="009A69AB">
        <w:trPr>
          <w:cantSplit/>
        </w:trPr>
        <w:tc>
          <w:tcPr>
            <w:tcW w:w="1389" w:type="dxa"/>
          </w:tcPr>
          <w:p w14:paraId="5E2D3108" w14:textId="77777777" w:rsidR="009F6226" w:rsidRPr="004829F6" w:rsidRDefault="009F6226" w:rsidP="002231FF">
            <w:pPr>
              <w:pStyle w:val="TabNormal"/>
            </w:pPr>
            <w:proofErr w:type="spellStart"/>
            <w:r w:rsidRPr="004829F6">
              <w:t>R_da</w:t>
            </w:r>
            <w:proofErr w:type="spellEnd"/>
          </w:p>
        </w:tc>
        <w:tc>
          <w:tcPr>
            <w:tcW w:w="1680" w:type="dxa"/>
          </w:tcPr>
          <w:p w14:paraId="06BEED75" w14:textId="77777777" w:rsidR="009F6226" w:rsidRPr="004829F6" w:rsidRDefault="009F6226" w:rsidP="002231FF">
            <w:pPr>
              <w:pStyle w:val="TabNormal"/>
            </w:pPr>
            <w:r w:rsidRPr="004829F6">
              <w:t>Driver array resistance</w:t>
            </w:r>
          </w:p>
        </w:tc>
        <w:tc>
          <w:tcPr>
            <w:tcW w:w="984" w:type="dxa"/>
          </w:tcPr>
          <w:p w14:paraId="65A8440B" w14:textId="77777777" w:rsidR="009F6226" w:rsidRPr="004829F6" w:rsidRDefault="009F6226" w:rsidP="002231FF">
            <w:pPr>
              <w:pStyle w:val="TabNormal"/>
            </w:pPr>
            <w:r w:rsidRPr="004829F6">
              <w:t>Ohms (Ω)</w:t>
            </w:r>
          </w:p>
        </w:tc>
        <w:tc>
          <w:tcPr>
            <w:tcW w:w="1148" w:type="dxa"/>
          </w:tcPr>
          <w:p w14:paraId="03475016" w14:textId="77777777" w:rsidR="009F6226" w:rsidRPr="004829F6" w:rsidRDefault="009F6226" w:rsidP="002231FF">
            <w:pPr>
              <w:pStyle w:val="TabNormal"/>
            </w:pPr>
            <w:r w:rsidRPr="004829F6">
              <w:t>10e3</w:t>
            </w:r>
          </w:p>
        </w:tc>
        <w:tc>
          <w:tcPr>
            <w:tcW w:w="2312" w:type="dxa"/>
          </w:tcPr>
          <w:p w14:paraId="61D819A8" w14:textId="77777777" w:rsidR="009F6226" w:rsidRPr="004829F6" w:rsidRDefault="009F6226" w:rsidP="002231FF">
            <w:pPr>
              <w:pStyle w:val="TabNormal"/>
            </w:pPr>
            <w:r w:rsidRPr="004829F6">
              <w:t>Series resistance from driver circuitry</w:t>
            </w:r>
          </w:p>
        </w:tc>
      </w:tr>
      <w:tr w:rsidR="00A16AD9" w:rsidRPr="00893CC4" w14:paraId="25697B6B" w14:textId="77777777" w:rsidTr="009A69AB">
        <w:trPr>
          <w:cantSplit/>
        </w:trPr>
        <w:tc>
          <w:tcPr>
            <w:tcW w:w="1389" w:type="dxa"/>
          </w:tcPr>
          <w:p w14:paraId="153D2F8E" w14:textId="34BAF58C" w:rsidR="00A16AD9" w:rsidRPr="001E0440" w:rsidRDefault="00A16AD9" w:rsidP="00893CC4">
            <w:pPr>
              <w:pStyle w:val="TabNormal"/>
            </w:pPr>
            <w:r w:rsidRPr="001E0440">
              <w:rPr>
                <w:rStyle w:val="Strong"/>
                <w:b w:val="0"/>
                <w:bCs w:val="0"/>
              </w:rPr>
              <w:t>dt</w:t>
            </w:r>
          </w:p>
        </w:tc>
        <w:tc>
          <w:tcPr>
            <w:tcW w:w="1680" w:type="dxa"/>
          </w:tcPr>
          <w:p w14:paraId="675611A8" w14:textId="036AD806" w:rsidR="00A16AD9" w:rsidRPr="001E0440" w:rsidRDefault="00A16AD9" w:rsidP="00893CC4">
            <w:pPr>
              <w:pStyle w:val="TabNormal"/>
            </w:pPr>
            <w:r w:rsidRPr="001E0440">
              <w:t>Simulation time step</w:t>
            </w:r>
          </w:p>
        </w:tc>
        <w:tc>
          <w:tcPr>
            <w:tcW w:w="984" w:type="dxa"/>
          </w:tcPr>
          <w:p w14:paraId="6BF04746" w14:textId="34EE21B1" w:rsidR="00A16AD9" w:rsidRPr="001E0440" w:rsidRDefault="00A16AD9" w:rsidP="00893CC4">
            <w:pPr>
              <w:pStyle w:val="TabNormal"/>
            </w:pPr>
            <w:r w:rsidRPr="001E0440">
              <w:t>Seconds (s)</w:t>
            </w:r>
          </w:p>
        </w:tc>
        <w:tc>
          <w:tcPr>
            <w:tcW w:w="1148" w:type="dxa"/>
          </w:tcPr>
          <w:p w14:paraId="7BEB422F" w14:textId="2E8F5007" w:rsidR="00A16AD9" w:rsidRPr="001E0440" w:rsidRDefault="00A16AD9" w:rsidP="00893CC4">
            <w:pPr>
              <w:pStyle w:val="TabNormal"/>
            </w:pPr>
            <w:r w:rsidRPr="001E0440">
              <w:t>0.001</w:t>
            </w:r>
          </w:p>
        </w:tc>
        <w:tc>
          <w:tcPr>
            <w:tcW w:w="2312" w:type="dxa"/>
          </w:tcPr>
          <w:p w14:paraId="0B570BB9" w14:textId="4AFDF662" w:rsidR="00A16AD9" w:rsidRPr="001E0440" w:rsidRDefault="00A16AD9" w:rsidP="00893CC4">
            <w:pPr>
              <w:pStyle w:val="TabNormal"/>
            </w:pPr>
            <w:r w:rsidRPr="001E0440">
              <w:t>Time increment for each simulation step</w:t>
            </w:r>
          </w:p>
        </w:tc>
      </w:tr>
      <w:tr w:rsidR="00A16AD9" w:rsidRPr="00893CC4" w14:paraId="69B43BB0" w14:textId="77777777" w:rsidTr="00A16AD9">
        <w:trPr>
          <w:cantSplit/>
        </w:trPr>
        <w:tc>
          <w:tcPr>
            <w:tcW w:w="1389" w:type="dxa"/>
          </w:tcPr>
          <w:p w14:paraId="01DF6F0F" w14:textId="4262BB49" w:rsidR="00A16AD9" w:rsidRPr="001E0440" w:rsidRDefault="00A16AD9" w:rsidP="001E0440">
            <w:pPr>
              <w:pStyle w:val="TabNormal"/>
            </w:pPr>
            <w:r w:rsidRPr="001E0440">
              <w:t>IR</w:t>
            </w:r>
          </w:p>
        </w:tc>
        <w:tc>
          <w:tcPr>
            <w:tcW w:w="1680" w:type="dxa"/>
          </w:tcPr>
          <w:p w14:paraId="73B45668" w14:textId="0BE1DF47" w:rsidR="00A16AD9" w:rsidRPr="001E0440" w:rsidRDefault="00A16AD9" w:rsidP="001E0440">
            <w:pPr>
              <w:pStyle w:val="TabNormal"/>
            </w:pPr>
            <w:r w:rsidRPr="001E0440">
              <w:t>Input current scaling factor</w:t>
            </w:r>
          </w:p>
        </w:tc>
        <w:tc>
          <w:tcPr>
            <w:tcW w:w="984" w:type="dxa"/>
          </w:tcPr>
          <w:p w14:paraId="6863CA51" w14:textId="60659B83" w:rsidR="00A16AD9" w:rsidRPr="001E0440" w:rsidRDefault="00A16AD9" w:rsidP="001E0440">
            <w:pPr>
              <w:pStyle w:val="TabNormal"/>
            </w:pPr>
            <w:r w:rsidRPr="001E0440">
              <w:t>Amperes (A)</w:t>
            </w:r>
          </w:p>
        </w:tc>
        <w:tc>
          <w:tcPr>
            <w:tcW w:w="1148" w:type="dxa"/>
          </w:tcPr>
          <w:p w14:paraId="575583FB" w14:textId="240505BC" w:rsidR="00A16AD9" w:rsidRPr="001E0440" w:rsidRDefault="00A16AD9" w:rsidP="001E0440">
            <w:pPr>
              <w:pStyle w:val="TabNormal"/>
            </w:pPr>
            <w:r w:rsidRPr="001E0440">
              <w:t>1e-10</w:t>
            </w:r>
          </w:p>
        </w:tc>
        <w:tc>
          <w:tcPr>
            <w:tcW w:w="2312" w:type="dxa"/>
          </w:tcPr>
          <w:p w14:paraId="06B50602" w14:textId="42CDA172" w:rsidR="00A16AD9" w:rsidRPr="001E0440" w:rsidRDefault="00A16AD9" w:rsidP="001E0440">
            <w:pPr>
              <w:pStyle w:val="TabNormal"/>
            </w:pPr>
            <w:r w:rsidRPr="001E0440">
              <w:t>Multiplies the provided input values to obtain actual currents</w:t>
            </w:r>
          </w:p>
        </w:tc>
      </w:tr>
    </w:tbl>
    <w:p w14:paraId="4B1408D7" w14:textId="77777777" w:rsidR="00F21E30" w:rsidRDefault="00F21E30" w:rsidP="00F21E30">
      <w:pPr>
        <w:pStyle w:val="Bullet1Indent"/>
        <w:numPr>
          <w:ilvl w:val="0"/>
          <w:numId w:val="0"/>
        </w:numPr>
        <w:ind w:left="2127"/>
      </w:pP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
        <w:gridCol w:w="5806"/>
      </w:tblGrid>
      <w:tr w:rsidR="00F21E30" w14:paraId="27B0C7AA" w14:textId="77777777" w:rsidTr="001E0440">
        <w:tc>
          <w:tcPr>
            <w:tcW w:w="763" w:type="dxa"/>
          </w:tcPr>
          <w:p w14:paraId="22F8E09C" w14:textId="26E1381B" w:rsidR="00F21E30" w:rsidRPr="00D747C8" w:rsidRDefault="00F21E30" w:rsidP="001E0440">
            <w:pPr>
              <w:pStyle w:val="BodyText"/>
              <w:keepNext/>
              <w:spacing w:before="200"/>
              <w:ind w:left="0"/>
              <w:rPr>
                <w:b/>
                <w:bCs/>
                <w:i/>
                <w:iCs/>
              </w:rPr>
            </w:pPr>
            <w:r w:rsidRPr="00D747C8">
              <w:rPr>
                <w:b/>
                <w:bCs/>
                <w:i/>
                <w:iCs/>
              </w:rPr>
              <w:lastRenderedPageBreak/>
              <w:t>Note</w:t>
            </w:r>
            <w:ins w:id="38" w:author="Ibrahem Saed Ahmd" w:date="2025-11-10T18:01:00Z" w16du:dateUtc="2025-11-10T16:01:00Z">
              <w:r w:rsidR="00C6495A">
                <w:rPr>
                  <w:b/>
                  <w:bCs/>
                  <w:i/>
                  <w:iCs/>
                </w:rPr>
                <w:t>s</w:t>
              </w:r>
            </w:ins>
            <w:r w:rsidRPr="00D747C8">
              <w:rPr>
                <w:b/>
                <w:bCs/>
                <w:i/>
                <w:iCs/>
              </w:rPr>
              <w:t>:</w:t>
            </w:r>
          </w:p>
        </w:tc>
        <w:tc>
          <w:tcPr>
            <w:tcW w:w="5899" w:type="dxa"/>
          </w:tcPr>
          <w:p w14:paraId="60695597" w14:textId="08137D62" w:rsidR="00F21E30" w:rsidRPr="00F21E30" w:rsidDel="00C6495A" w:rsidRDefault="00F21E30" w:rsidP="001E0440">
            <w:pPr>
              <w:pStyle w:val="BodyText"/>
              <w:keepNext/>
              <w:spacing w:before="200"/>
              <w:ind w:left="0"/>
              <w:rPr>
                <w:del w:id="39" w:author="Ibrahem Saed Ahmd" w:date="2025-11-10T18:01:00Z" w16du:dateUtc="2025-11-10T16:01:00Z"/>
                <w:i/>
                <w:iCs/>
              </w:rPr>
            </w:pPr>
            <w:del w:id="40" w:author="Ibrahem Saed Ahmd" w:date="2025-11-10T18:01:00Z" w16du:dateUtc="2025-11-10T16:01:00Z">
              <w:r w:rsidRPr="00F21E30" w:rsidDel="00C6495A">
                <w:rPr>
                  <w:i/>
                  <w:iCs/>
                </w:rPr>
                <w:delText xml:space="preserve">Its optional to define a </w:delText>
              </w:r>
              <w:r w:rsidDel="00C6495A">
                <w:rPr>
                  <w:i/>
                  <w:iCs/>
                </w:rPr>
                <w:delText>YF</w:delText>
              </w:r>
              <w:r w:rsidRPr="00F21E30" w:rsidDel="00C6495A">
                <w:rPr>
                  <w:i/>
                  <w:iCs/>
                </w:rPr>
                <w:delText>lash between the layers</w:delText>
              </w:r>
              <w:r w:rsidDel="00C6495A">
                <w:rPr>
                  <w:i/>
                  <w:iCs/>
                </w:rPr>
                <w:delText>.</w:delText>
              </w:r>
              <w:r w:rsidRPr="00F21E30" w:rsidDel="00C6495A">
                <w:rPr>
                  <w:i/>
                  <w:iCs/>
                </w:rPr>
                <w:delText xml:space="preserve"> </w:delText>
              </w:r>
            </w:del>
          </w:p>
          <w:p w14:paraId="4405728C" w14:textId="49B3EA50" w:rsidR="00F21E30" w:rsidRPr="00F21E30" w:rsidRDefault="00F21E30" w:rsidP="001E0440">
            <w:pPr>
              <w:pStyle w:val="BodyText"/>
              <w:keepNext/>
              <w:spacing w:before="200"/>
              <w:ind w:left="0"/>
              <w:rPr>
                <w:i/>
                <w:iCs/>
              </w:rPr>
            </w:pPr>
            <w:proofErr w:type="spellStart"/>
            <w:r>
              <w:rPr>
                <w:i/>
                <w:iCs/>
              </w:rPr>
              <w:t>YF</w:t>
            </w:r>
            <w:r w:rsidRPr="00F21E30">
              <w:rPr>
                <w:i/>
                <w:iCs/>
              </w:rPr>
              <w:t>lash</w:t>
            </w:r>
            <w:proofErr w:type="spellEnd"/>
            <w:r w:rsidRPr="00F21E30">
              <w:rPr>
                <w:i/>
                <w:iCs/>
              </w:rPr>
              <w:t xml:space="preserve"> is a matrix of weights</w:t>
            </w:r>
            <w:r>
              <w:rPr>
                <w:i/>
                <w:iCs/>
              </w:rPr>
              <w:t>, in which:</w:t>
            </w:r>
          </w:p>
          <w:p w14:paraId="200845E5" w14:textId="33F28124" w:rsidR="00F21E30" w:rsidRPr="00F21E30" w:rsidRDefault="00F21E30" w:rsidP="001E0440">
            <w:pPr>
              <w:pStyle w:val="BodyText"/>
              <w:keepNext/>
              <w:numPr>
                <w:ilvl w:val="0"/>
                <w:numId w:val="53"/>
              </w:numPr>
              <w:spacing w:before="200"/>
              <w:rPr>
                <w:i/>
                <w:iCs/>
              </w:rPr>
            </w:pPr>
            <w:r w:rsidRPr="00F21E30">
              <w:rPr>
                <w:i/>
                <w:iCs/>
              </w:rPr>
              <w:t>Each weigh</w:t>
            </w:r>
            <w:r>
              <w:rPr>
                <w:i/>
                <w:iCs/>
              </w:rPr>
              <w:t>t</w:t>
            </w:r>
            <w:r w:rsidRPr="00F21E30">
              <w:rPr>
                <w:i/>
                <w:iCs/>
              </w:rPr>
              <w:t xml:space="preserve"> holds a value that represents a resistance or diode that will be multiplied </w:t>
            </w:r>
            <w:r>
              <w:rPr>
                <w:i/>
                <w:iCs/>
              </w:rPr>
              <w:t>by</w:t>
            </w:r>
            <w:r w:rsidRPr="00F21E30">
              <w:rPr>
                <w:i/>
                <w:iCs/>
              </w:rPr>
              <w:t xml:space="preserve"> the output of each neuron</w:t>
            </w:r>
            <w:r>
              <w:rPr>
                <w:i/>
                <w:iCs/>
              </w:rPr>
              <w:t>.</w:t>
            </w:r>
          </w:p>
          <w:p w14:paraId="0CBF7D0F" w14:textId="77777777" w:rsidR="00F21E30" w:rsidRDefault="00F21E30" w:rsidP="001E0440">
            <w:pPr>
              <w:pStyle w:val="BodyText"/>
              <w:keepNext/>
              <w:numPr>
                <w:ilvl w:val="0"/>
                <w:numId w:val="53"/>
              </w:numPr>
              <w:spacing w:before="200"/>
              <w:rPr>
                <w:ins w:id="41" w:author="Ibrahem Saed Ahmd" w:date="2025-11-10T17:58:00Z" w16du:dateUtc="2025-11-10T15:58:00Z"/>
                <w:i/>
                <w:iCs/>
              </w:rPr>
            </w:pPr>
            <w:r w:rsidRPr="00F21E30">
              <w:rPr>
                <w:i/>
                <w:iCs/>
              </w:rPr>
              <w:t xml:space="preserve">Each neuron connects to the corresponding row in the </w:t>
            </w:r>
            <w:proofErr w:type="spellStart"/>
            <w:r>
              <w:rPr>
                <w:i/>
                <w:iCs/>
              </w:rPr>
              <w:t>YF</w:t>
            </w:r>
            <w:r w:rsidRPr="00F21E30">
              <w:rPr>
                <w:i/>
                <w:iCs/>
              </w:rPr>
              <w:t>lash</w:t>
            </w:r>
            <w:proofErr w:type="spellEnd"/>
            <w:r>
              <w:rPr>
                <w:i/>
                <w:iCs/>
              </w:rPr>
              <w:t>,</w:t>
            </w:r>
            <w:r w:rsidRPr="00F21E30">
              <w:rPr>
                <w:i/>
                <w:iCs/>
              </w:rPr>
              <w:t xml:space="preserve"> and each column of the </w:t>
            </w:r>
            <w:proofErr w:type="spellStart"/>
            <w:r>
              <w:rPr>
                <w:i/>
                <w:iCs/>
              </w:rPr>
              <w:t>YF</w:t>
            </w:r>
            <w:r w:rsidRPr="00F21E30">
              <w:rPr>
                <w:i/>
                <w:iCs/>
              </w:rPr>
              <w:t>lash</w:t>
            </w:r>
            <w:proofErr w:type="spellEnd"/>
            <w:r w:rsidRPr="00F21E30">
              <w:rPr>
                <w:i/>
                <w:iCs/>
              </w:rPr>
              <w:t xml:space="preserve"> </w:t>
            </w:r>
            <w:r>
              <w:rPr>
                <w:i/>
                <w:iCs/>
              </w:rPr>
              <w:t>is</w:t>
            </w:r>
            <w:r w:rsidRPr="00F21E30">
              <w:rPr>
                <w:i/>
                <w:iCs/>
              </w:rPr>
              <w:t xml:space="preserve"> connected to the corresponding entrance of each neuron in the next layer</w:t>
            </w:r>
            <w:r>
              <w:rPr>
                <w:i/>
                <w:iCs/>
              </w:rPr>
              <w:t>.</w:t>
            </w:r>
          </w:p>
          <w:p w14:paraId="12CA8AEC" w14:textId="77777777" w:rsidR="00C6495A" w:rsidRDefault="00C6495A" w:rsidP="00C6495A">
            <w:pPr>
              <w:pStyle w:val="BodyText"/>
              <w:keepNext/>
              <w:numPr>
                <w:ilvl w:val="0"/>
                <w:numId w:val="53"/>
              </w:numPr>
              <w:spacing w:before="200"/>
              <w:rPr>
                <w:ins w:id="42" w:author="Ibrahem Saed Ahmd" w:date="2025-11-10T17:58:00Z" w16du:dateUtc="2025-11-10T15:58:00Z"/>
                <w:i/>
                <w:iCs/>
              </w:rPr>
            </w:pPr>
            <w:ins w:id="43" w:author="Ibrahem Saed Ahmd" w:date="2025-11-10T17:58:00Z">
              <w:r w:rsidRPr="00C6495A">
                <w:rPr>
                  <w:i/>
                  <w:iCs/>
                </w:rPr>
                <w:t>Inside each &lt;Layer&gt;:</w:t>
              </w:r>
            </w:ins>
          </w:p>
          <w:p w14:paraId="36710D5F" w14:textId="7B554F27" w:rsidR="00C6495A" w:rsidRPr="00C6495A" w:rsidRDefault="00C6495A" w:rsidP="00C6495A">
            <w:pPr>
              <w:pStyle w:val="BodyText"/>
              <w:keepNext/>
              <w:numPr>
                <w:ilvl w:val="0"/>
                <w:numId w:val="53"/>
              </w:numPr>
              <w:spacing w:before="200"/>
              <w:rPr>
                <w:ins w:id="44" w:author="Ibrahem Saed Ahmd" w:date="2025-11-10T17:58:00Z"/>
                <w:i/>
                <w:iCs/>
              </w:rPr>
            </w:pPr>
            <w:ins w:id="45" w:author="Ibrahem Saed Ahmd" w:date="2025-11-10T17:58:00Z">
              <w:r w:rsidRPr="00C6495A">
                <w:rPr>
                  <w:i/>
                  <w:iCs/>
                </w:rPr>
                <w:t>•</w:t>
              </w:r>
              <w:r w:rsidRPr="00C6495A">
                <w:rPr>
                  <w:i/>
                  <w:iCs/>
                </w:rPr>
                <w:tab/>
                <w:t>Optional repeated &lt;</w:t>
              </w:r>
              <w:proofErr w:type="spellStart"/>
              <w:r w:rsidRPr="00C6495A">
                <w:rPr>
                  <w:i/>
                  <w:iCs/>
                </w:rPr>
                <w:t>NeuronRange</w:t>
              </w:r>
              <w:proofErr w:type="spellEnd"/>
              <w:r w:rsidRPr="00C6495A">
                <w:rPr>
                  <w:i/>
                  <w:iCs/>
                </w:rPr>
                <w:t xml:space="preserve"> start="S" end="E"&gt; with any of:</w:t>
              </w:r>
            </w:ins>
          </w:p>
          <w:p w14:paraId="2A1ABE45" w14:textId="77777777" w:rsidR="00C6495A" w:rsidRPr="00C6495A" w:rsidRDefault="00C6495A" w:rsidP="00C6495A">
            <w:pPr>
              <w:pStyle w:val="BodyText"/>
              <w:keepNext/>
              <w:numPr>
                <w:ilvl w:val="0"/>
                <w:numId w:val="53"/>
              </w:numPr>
              <w:spacing w:before="200"/>
              <w:rPr>
                <w:ins w:id="46" w:author="Ibrahem Saed Ahmd" w:date="2025-11-10T17:58:00Z"/>
                <w:i/>
                <w:iCs/>
              </w:rPr>
            </w:pPr>
            <w:ins w:id="47" w:author="Ibrahem Saed Ahmd" w:date="2025-11-10T17:58:00Z">
              <w:r w:rsidRPr="00C6495A">
                <w:rPr>
                  <w:i/>
                  <w:iCs/>
                </w:rPr>
                <w:t>•</w:t>
              </w:r>
              <w:r w:rsidRPr="00C6495A">
                <w:rPr>
                  <w:i/>
                  <w:iCs/>
                </w:rPr>
                <w:tab/>
                <w:t>&lt;</w:t>
              </w:r>
              <w:proofErr w:type="spellStart"/>
              <w:r w:rsidRPr="00C6495A">
                <w:rPr>
                  <w:i/>
                  <w:iCs/>
                </w:rPr>
                <w:t>VTh</w:t>
              </w:r>
              <w:proofErr w:type="spellEnd"/>
              <w:r w:rsidRPr="00C6495A">
                <w:rPr>
                  <w:i/>
                  <w:iCs/>
                </w:rPr>
                <w:t>&gt;, &lt;refractory&gt;, &lt;</w:t>
              </w:r>
              <w:proofErr w:type="spellStart"/>
              <w:r w:rsidRPr="00C6495A">
                <w:rPr>
                  <w:i/>
                  <w:iCs/>
                </w:rPr>
                <w:t>RLeak</w:t>
              </w:r>
              <w:proofErr w:type="spellEnd"/>
              <w:r w:rsidRPr="00C6495A">
                <w:rPr>
                  <w:i/>
                  <w:iCs/>
                </w:rPr>
                <w:t>&gt;</w:t>
              </w:r>
            </w:ins>
          </w:p>
          <w:p w14:paraId="5F021EDA" w14:textId="77777777" w:rsidR="00C6495A" w:rsidRPr="00C6495A" w:rsidRDefault="00C6495A" w:rsidP="00C6495A">
            <w:pPr>
              <w:pStyle w:val="BodyText"/>
              <w:keepNext/>
              <w:numPr>
                <w:ilvl w:val="0"/>
                <w:numId w:val="53"/>
              </w:numPr>
              <w:spacing w:before="200"/>
              <w:rPr>
                <w:ins w:id="48" w:author="Ibrahem Saed Ahmd" w:date="2025-11-10T17:58:00Z"/>
                <w:i/>
                <w:iCs/>
              </w:rPr>
            </w:pPr>
            <w:ins w:id="49" w:author="Ibrahem Saed Ahmd" w:date="2025-11-10T17:58:00Z">
              <w:r w:rsidRPr="00C6495A">
                <w:rPr>
                  <w:i/>
                  <w:iCs/>
                </w:rPr>
                <w:t>•</w:t>
              </w:r>
              <w:r w:rsidRPr="00C6495A">
                <w:rPr>
                  <w:i/>
                  <w:iCs/>
                </w:rPr>
                <w:tab/>
                <w:t>Optional repeated &lt;Neuron index="</w:t>
              </w:r>
              <w:proofErr w:type="spellStart"/>
              <w:r w:rsidRPr="00C6495A">
                <w:rPr>
                  <w:i/>
                  <w:iCs/>
                </w:rPr>
                <w:t>i</w:t>
              </w:r>
              <w:proofErr w:type="spellEnd"/>
              <w:r w:rsidRPr="00C6495A">
                <w:rPr>
                  <w:i/>
                  <w:iCs/>
                </w:rPr>
                <w:t>"&gt; with any of:</w:t>
              </w:r>
            </w:ins>
          </w:p>
          <w:p w14:paraId="6F667D77" w14:textId="77777777" w:rsidR="00C6495A" w:rsidRPr="00C6495A" w:rsidRDefault="00C6495A" w:rsidP="00C6495A">
            <w:pPr>
              <w:pStyle w:val="BodyText"/>
              <w:keepNext/>
              <w:numPr>
                <w:ilvl w:val="0"/>
                <w:numId w:val="53"/>
              </w:numPr>
              <w:spacing w:before="200"/>
              <w:rPr>
                <w:ins w:id="50" w:author="Ibrahem Saed Ahmd" w:date="2025-11-10T17:58:00Z"/>
                <w:i/>
                <w:iCs/>
              </w:rPr>
            </w:pPr>
            <w:ins w:id="51" w:author="Ibrahem Saed Ahmd" w:date="2025-11-10T17:58:00Z">
              <w:r w:rsidRPr="00C6495A">
                <w:rPr>
                  <w:i/>
                  <w:iCs/>
                </w:rPr>
                <w:t>•</w:t>
              </w:r>
              <w:r w:rsidRPr="00C6495A">
                <w:rPr>
                  <w:i/>
                  <w:iCs/>
                </w:rPr>
                <w:tab/>
                <w:t>&lt;</w:t>
              </w:r>
              <w:proofErr w:type="spellStart"/>
              <w:r w:rsidRPr="00C6495A">
                <w:rPr>
                  <w:i/>
                  <w:iCs/>
                </w:rPr>
                <w:t>VTh</w:t>
              </w:r>
              <w:proofErr w:type="spellEnd"/>
              <w:r w:rsidRPr="00C6495A">
                <w:rPr>
                  <w:i/>
                  <w:iCs/>
                </w:rPr>
                <w:t>&gt;, &lt;refractory&gt;, &lt;</w:t>
              </w:r>
              <w:proofErr w:type="spellStart"/>
              <w:r w:rsidRPr="00C6495A">
                <w:rPr>
                  <w:i/>
                  <w:iCs/>
                </w:rPr>
                <w:t>RLeak</w:t>
              </w:r>
              <w:proofErr w:type="spellEnd"/>
              <w:r w:rsidRPr="00C6495A">
                <w:rPr>
                  <w:i/>
                  <w:iCs/>
                </w:rPr>
                <w:t>&gt; These populate per-layer vectors:</w:t>
              </w:r>
            </w:ins>
          </w:p>
          <w:p w14:paraId="40CD8695" w14:textId="49E82A20" w:rsidR="00C6495A" w:rsidRPr="00D747C8" w:rsidRDefault="00C6495A" w:rsidP="00C6495A">
            <w:pPr>
              <w:pStyle w:val="BodyText"/>
              <w:keepNext/>
              <w:numPr>
                <w:ilvl w:val="0"/>
                <w:numId w:val="53"/>
              </w:numPr>
              <w:spacing w:before="200"/>
              <w:rPr>
                <w:i/>
                <w:iCs/>
              </w:rPr>
            </w:pPr>
            <w:ins w:id="52" w:author="Ibrahem Saed Ahmd" w:date="2025-11-10T17:58:00Z">
              <w:r w:rsidRPr="00C6495A">
                <w:rPr>
                  <w:i/>
                  <w:iCs/>
                </w:rPr>
                <w:t>•</w:t>
              </w:r>
              <w:r w:rsidRPr="00C6495A">
                <w:rPr>
                  <w:i/>
                  <w:iCs/>
                </w:rPr>
                <w:tab/>
              </w:r>
              <w:proofErr w:type="spellStart"/>
              <w:r w:rsidRPr="00C6495A">
                <w:rPr>
                  <w:i/>
                  <w:iCs/>
                </w:rPr>
                <w:t>biuNeuronVTh</w:t>
              </w:r>
              <w:proofErr w:type="spellEnd"/>
              <w:r w:rsidRPr="00C6495A">
                <w:rPr>
                  <w:i/>
                  <w:iCs/>
                </w:rPr>
                <w:t xml:space="preserve">[layer], </w:t>
              </w:r>
              <w:proofErr w:type="spellStart"/>
              <w:r w:rsidRPr="00C6495A">
                <w:rPr>
                  <w:i/>
                  <w:iCs/>
                </w:rPr>
                <w:t>biuNeuronRefractory</w:t>
              </w:r>
              <w:proofErr w:type="spellEnd"/>
              <w:r w:rsidRPr="00C6495A">
                <w:rPr>
                  <w:i/>
                  <w:iCs/>
                </w:rPr>
                <w:t xml:space="preserve">[layer], </w:t>
              </w:r>
              <w:proofErr w:type="spellStart"/>
              <w:r w:rsidRPr="00C6495A">
                <w:rPr>
                  <w:i/>
                  <w:iCs/>
                </w:rPr>
                <w:t>biuNeuronRLeak</w:t>
              </w:r>
              <w:proofErr w:type="spellEnd"/>
              <w:r w:rsidRPr="00C6495A">
                <w:rPr>
                  <w:i/>
                  <w:iCs/>
                </w:rPr>
                <w:t>[layer]</w:t>
              </w:r>
            </w:ins>
          </w:p>
        </w:tc>
      </w:tr>
    </w:tbl>
    <w:p w14:paraId="7F48B328" w14:textId="45042534" w:rsidR="00A65C8E" w:rsidRPr="00B3065C" w:rsidRDefault="0077580D" w:rsidP="001E0440">
      <w:pPr>
        <w:pStyle w:val="Bullet1Indent"/>
      </w:pPr>
      <w:r>
        <w:t xml:space="preserve">For a </w:t>
      </w:r>
      <w:r w:rsidR="00A65C8E" w:rsidRPr="00B3065C">
        <w:t>BIU network:</w:t>
      </w:r>
    </w:p>
    <w:p w14:paraId="546875D4" w14:textId="3C8AFFBF" w:rsidR="00A65C8E" w:rsidRPr="00A65C8E" w:rsidRDefault="00A65C8E" w:rsidP="001E0440">
      <w:pPr>
        <w:pStyle w:val="Code"/>
        <w:ind w:left="2127"/>
      </w:pPr>
      <w:r w:rsidRPr="00A65C8E">
        <w:t>&lt;</w:t>
      </w:r>
      <w:proofErr w:type="spellStart"/>
      <w:r w:rsidRPr="00A65C8E">
        <w:t>NetworkConfig</w:t>
      </w:r>
      <w:proofErr w:type="spellEnd"/>
      <w:r w:rsidRPr="00A65C8E">
        <w:t xml:space="preserve"> type="BIU"&gt;</w:t>
      </w:r>
    </w:p>
    <w:p w14:paraId="467D1EF5" w14:textId="7C366F59" w:rsidR="00A65C8E" w:rsidRPr="00A65C8E" w:rsidRDefault="00A65C8E" w:rsidP="001E0440">
      <w:pPr>
        <w:pStyle w:val="Code"/>
        <w:ind w:left="2127"/>
      </w:pPr>
      <w:r w:rsidRPr="00A65C8E">
        <w:t xml:space="preserve">  &lt;</w:t>
      </w:r>
      <w:proofErr w:type="spellStart"/>
      <w:r w:rsidRPr="00A65C8E">
        <w:t>BIUNetwork</w:t>
      </w:r>
      <w:proofErr w:type="spellEnd"/>
      <w:r w:rsidRPr="00A65C8E">
        <w:t>&gt;</w:t>
      </w:r>
    </w:p>
    <w:p w14:paraId="491967C8" w14:textId="4EFE3AED" w:rsidR="00A65C8E" w:rsidRPr="00A65C8E" w:rsidRDefault="00A65C8E" w:rsidP="001E0440">
      <w:pPr>
        <w:pStyle w:val="Code"/>
        <w:ind w:left="2127"/>
      </w:pPr>
      <w:r w:rsidRPr="00A65C8E">
        <w:t xml:space="preserve">    &lt;!-- BIU parameters here --&gt;</w:t>
      </w:r>
    </w:p>
    <w:p w14:paraId="6EAF4822" w14:textId="3301F0F3" w:rsidR="00A65C8E" w:rsidRPr="00A65C8E" w:rsidRDefault="00A65C8E" w:rsidP="001E0440">
      <w:pPr>
        <w:pStyle w:val="Code"/>
        <w:ind w:left="2127"/>
      </w:pPr>
      <w:r w:rsidRPr="00A65C8E">
        <w:t xml:space="preserve">  &lt;/</w:t>
      </w:r>
      <w:proofErr w:type="spellStart"/>
      <w:r w:rsidRPr="00A65C8E">
        <w:t>BIUNetwork</w:t>
      </w:r>
      <w:proofErr w:type="spellEnd"/>
      <w:r w:rsidRPr="00A65C8E">
        <w:t>&gt;</w:t>
      </w:r>
    </w:p>
    <w:p w14:paraId="556F3071" w14:textId="4E9AD8E3" w:rsidR="00A65C8E" w:rsidRDefault="00A65C8E" w:rsidP="001E0440">
      <w:pPr>
        <w:pStyle w:val="Code"/>
        <w:ind w:left="2127"/>
      </w:pPr>
      <w:r w:rsidRPr="00A65C8E">
        <w:t xml:space="preserve">  &lt;Architecture&gt;</w:t>
      </w:r>
    </w:p>
    <w:p w14:paraId="2674C7C6" w14:textId="66703940" w:rsidR="00BD2E8A" w:rsidRDefault="00BD2E8A" w:rsidP="001E0440">
      <w:pPr>
        <w:pStyle w:val="Code"/>
        <w:ind w:left="2127"/>
      </w:pPr>
      <w:r>
        <w:tab/>
      </w:r>
      <w:r>
        <w:tab/>
        <w:t>&lt;Layer size="1"&gt;</w:t>
      </w:r>
    </w:p>
    <w:p w14:paraId="6920C1C8" w14:textId="77777777" w:rsidR="00BD2E8A" w:rsidRDefault="00BD2E8A" w:rsidP="001E0440">
      <w:pPr>
        <w:pStyle w:val="Code"/>
        <w:ind w:left="2127"/>
      </w:pPr>
      <w:r>
        <w:tab/>
      </w:r>
      <w:r>
        <w:tab/>
      </w:r>
      <w:r>
        <w:tab/>
        <w:t>&lt;synapses rows="1" cols="1"&gt;</w:t>
      </w:r>
    </w:p>
    <w:p w14:paraId="28B7011B" w14:textId="77777777" w:rsidR="00BD2E8A" w:rsidRDefault="00BD2E8A" w:rsidP="001E0440">
      <w:pPr>
        <w:pStyle w:val="Code"/>
        <w:ind w:left="2127"/>
      </w:pPr>
      <w:r>
        <w:tab/>
      </w:r>
      <w:r>
        <w:tab/>
      </w:r>
      <w:r>
        <w:tab/>
      </w:r>
      <w:r>
        <w:tab/>
        <w:t>&lt;weights&gt;</w:t>
      </w:r>
    </w:p>
    <w:p w14:paraId="0FB22E6C" w14:textId="77777777" w:rsidR="00BD2E8A" w:rsidRDefault="00BD2E8A" w:rsidP="001E0440">
      <w:pPr>
        <w:pStyle w:val="Code"/>
        <w:ind w:left="2127"/>
      </w:pPr>
      <w:r>
        <w:tab/>
      </w:r>
      <w:r>
        <w:tab/>
      </w:r>
      <w:r>
        <w:tab/>
      </w:r>
      <w:r>
        <w:tab/>
      </w:r>
      <w:r>
        <w:tab/>
        <w:t>&lt;row&gt;7.0&lt;/row&gt;</w:t>
      </w:r>
    </w:p>
    <w:p w14:paraId="41AB8EE5" w14:textId="77777777" w:rsidR="00BD2E8A" w:rsidRDefault="00BD2E8A" w:rsidP="001E0440">
      <w:pPr>
        <w:pStyle w:val="Code"/>
        <w:ind w:left="2127"/>
      </w:pPr>
      <w:r>
        <w:tab/>
      </w:r>
      <w:r>
        <w:tab/>
      </w:r>
      <w:r>
        <w:tab/>
      </w:r>
      <w:r>
        <w:tab/>
        <w:t>&lt;/weights&gt;</w:t>
      </w:r>
    </w:p>
    <w:p w14:paraId="6D95C0BA" w14:textId="77777777" w:rsidR="00BD2E8A" w:rsidRDefault="00BD2E8A" w:rsidP="001E0440">
      <w:pPr>
        <w:pStyle w:val="Code"/>
        <w:ind w:left="2127"/>
        <w:rPr>
          <w:ins w:id="53" w:author="Ibrahem Saed Ahmd" w:date="2025-11-10T17:56:00Z" w16du:dateUtc="2025-11-10T15:56:00Z"/>
        </w:rPr>
      </w:pPr>
      <w:r>
        <w:tab/>
      </w:r>
      <w:r>
        <w:tab/>
      </w:r>
      <w:r>
        <w:tab/>
        <w:t>&lt;/synapses&gt;</w:t>
      </w:r>
    </w:p>
    <w:p w14:paraId="6AB26D35" w14:textId="12349B5C" w:rsidR="00EB45D5" w:rsidRDefault="00EB45D5" w:rsidP="00EB45D5">
      <w:pPr>
        <w:pStyle w:val="Code"/>
        <w:ind w:left="2127"/>
        <w:rPr>
          <w:ins w:id="54" w:author="Ibrahem Saed Ahmd" w:date="2025-11-10T17:56:00Z" w16du:dateUtc="2025-11-10T15:56:00Z"/>
        </w:rPr>
      </w:pPr>
      <w:ins w:id="55" w:author="Ibrahem Saed Ahmd" w:date="2025-11-10T17:56:00Z" w16du:dateUtc="2025-11-10T15:56:00Z">
        <w:r>
          <w:tab/>
        </w:r>
        <w:r>
          <w:tab/>
        </w:r>
        <w:r>
          <w:t>&lt;</w:t>
        </w:r>
        <w:proofErr w:type="spellStart"/>
        <w:r>
          <w:t>NeuronRange</w:t>
        </w:r>
        <w:proofErr w:type="spellEnd"/>
        <w:r>
          <w:t xml:space="preserve"> start="0" end="2"&gt;</w:t>
        </w:r>
      </w:ins>
      <w:ins w:id="56" w:author="Ibrahem Saed Ahmd" w:date="2025-11-10T17:57:00Z" w16du:dateUtc="2025-11-10T15:57:00Z">
        <w:r w:rsidR="001C723E">
          <w:t xml:space="preserve"> // optional</w:t>
        </w:r>
      </w:ins>
    </w:p>
    <w:p w14:paraId="5A148728" w14:textId="77777777" w:rsidR="00EB45D5" w:rsidRDefault="00EB45D5" w:rsidP="00EB45D5">
      <w:pPr>
        <w:pStyle w:val="Code"/>
        <w:ind w:left="2127"/>
        <w:rPr>
          <w:ins w:id="57" w:author="Ibrahem Saed Ahmd" w:date="2025-11-10T17:56:00Z" w16du:dateUtc="2025-11-10T15:56:00Z"/>
        </w:rPr>
      </w:pPr>
      <w:ins w:id="58" w:author="Ibrahem Saed Ahmd" w:date="2025-11-10T17:56:00Z" w16du:dateUtc="2025-11-10T15:56:00Z">
        <w:r>
          <w:t xml:space="preserve">        &lt;</w:t>
        </w:r>
        <w:proofErr w:type="spellStart"/>
        <w:r>
          <w:t>VTh</w:t>
        </w:r>
        <w:proofErr w:type="spellEnd"/>
        <w:r>
          <w:t>&gt;0.5&lt;/</w:t>
        </w:r>
        <w:proofErr w:type="spellStart"/>
        <w:r>
          <w:t>VTh</w:t>
        </w:r>
        <w:proofErr w:type="spellEnd"/>
        <w:r>
          <w:t>&gt;</w:t>
        </w:r>
      </w:ins>
    </w:p>
    <w:p w14:paraId="609201DD" w14:textId="77777777" w:rsidR="00EB45D5" w:rsidRDefault="00EB45D5" w:rsidP="00EB45D5">
      <w:pPr>
        <w:pStyle w:val="Code"/>
        <w:ind w:left="2127"/>
        <w:rPr>
          <w:ins w:id="59" w:author="Ibrahem Saed Ahmd" w:date="2025-11-10T17:56:00Z" w16du:dateUtc="2025-11-10T15:56:00Z"/>
        </w:rPr>
      </w:pPr>
      <w:ins w:id="60" w:author="Ibrahem Saed Ahmd" w:date="2025-11-10T17:56:00Z" w16du:dateUtc="2025-11-10T15:56:00Z">
        <w:r>
          <w:lastRenderedPageBreak/>
          <w:t xml:space="preserve">        &lt;</w:t>
        </w:r>
        <w:proofErr w:type="spellStart"/>
        <w:r>
          <w:t>RLeak</w:t>
        </w:r>
        <w:proofErr w:type="spellEnd"/>
        <w:r>
          <w:t>&gt;550e6&lt;/</w:t>
        </w:r>
        <w:proofErr w:type="spellStart"/>
        <w:r>
          <w:t>RLeak</w:t>
        </w:r>
        <w:proofErr w:type="spellEnd"/>
        <w:r>
          <w:t>&gt;</w:t>
        </w:r>
      </w:ins>
    </w:p>
    <w:p w14:paraId="5C5E708C" w14:textId="77777777" w:rsidR="00EB45D5" w:rsidRDefault="00EB45D5" w:rsidP="00EB45D5">
      <w:pPr>
        <w:pStyle w:val="Code"/>
        <w:ind w:left="2127"/>
        <w:rPr>
          <w:ins w:id="61" w:author="Ibrahem Saed Ahmd" w:date="2025-11-10T17:56:00Z" w16du:dateUtc="2025-11-10T15:56:00Z"/>
        </w:rPr>
      </w:pPr>
      <w:ins w:id="62" w:author="Ibrahem Saed Ahmd" w:date="2025-11-10T17:56:00Z" w16du:dateUtc="2025-11-10T15:56:00Z">
        <w:r>
          <w:t xml:space="preserve">        &lt;refractory&gt;10&lt;/refractory&gt;</w:t>
        </w:r>
      </w:ins>
    </w:p>
    <w:p w14:paraId="3DE55998" w14:textId="2E108EF7" w:rsidR="00EB45D5" w:rsidRDefault="00EB45D5" w:rsidP="00EB45D5">
      <w:pPr>
        <w:pStyle w:val="Code"/>
        <w:ind w:left="2127"/>
        <w:rPr>
          <w:ins w:id="63" w:author="Ibrahem Saed Ahmd" w:date="2025-11-10T17:57:00Z" w16du:dateUtc="2025-11-10T15:57:00Z"/>
        </w:rPr>
      </w:pPr>
      <w:ins w:id="64" w:author="Ibrahem Saed Ahmd" w:date="2025-11-10T17:56:00Z" w16du:dateUtc="2025-11-10T15:56:00Z">
        <w:r>
          <w:t xml:space="preserve">      &lt;/</w:t>
        </w:r>
        <w:proofErr w:type="spellStart"/>
        <w:r>
          <w:t>NeuronRange</w:t>
        </w:r>
        <w:proofErr w:type="spellEnd"/>
        <w:r>
          <w:t>&gt;</w:t>
        </w:r>
      </w:ins>
    </w:p>
    <w:p w14:paraId="1FEBFE26" w14:textId="3BA3BBC2" w:rsidR="00DA30E7" w:rsidRDefault="00DA30E7" w:rsidP="00DA30E7">
      <w:pPr>
        <w:pStyle w:val="Code"/>
        <w:ind w:left="2127"/>
        <w:rPr>
          <w:ins w:id="65" w:author="Ibrahem Saed Ahmd" w:date="2025-11-10T17:57:00Z" w16du:dateUtc="2025-11-10T15:57:00Z"/>
        </w:rPr>
      </w:pPr>
      <w:ins w:id="66" w:author="Ibrahem Saed Ahmd" w:date="2025-11-10T17:57:00Z" w16du:dateUtc="2025-11-10T15:57:00Z">
        <w:r>
          <w:tab/>
        </w:r>
        <w:r>
          <w:tab/>
        </w:r>
        <w:r>
          <w:t>&lt;Neuron index="6"&gt;</w:t>
        </w:r>
        <w:r>
          <w:t xml:space="preserve"> // optional</w:t>
        </w:r>
      </w:ins>
    </w:p>
    <w:p w14:paraId="3B81B7B8" w14:textId="77777777" w:rsidR="00DA30E7" w:rsidRDefault="00DA30E7" w:rsidP="00DA30E7">
      <w:pPr>
        <w:pStyle w:val="Code"/>
        <w:ind w:left="2127"/>
        <w:rPr>
          <w:ins w:id="67" w:author="Ibrahem Saed Ahmd" w:date="2025-11-10T17:57:00Z" w16du:dateUtc="2025-11-10T15:57:00Z"/>
        </w:rPr>
      </w:pPr>
      <w:ins w:id="68" w:author="Ibrahem Saed Ahmd" w:date="2025-11-10T17:57:00Z" w16du:dateUtc="2025-11-10T15:57:00Z">
        <w:r>
          <w:t xml:space="preserve">        &lt;</w:t>
        </w:r>
        <w:proofErr w:type="spellStart"/>
        <w:r>
          <w:t>VTh</w:t>
        </w:r>
        <w:proofErr w:type="spellEnd"/>
        <w:r>
          <w:t>&gt;0.19&lt;/</w:t>
        </w:r>
        <w:proofErr w:type="spellStart"/>
        <w:r>
          <w:t>VTh</w:t>
        </w:r>
        <w:proofErr w:type="spellEnd"/>
        <w:r>
          <w:t>&gt;</w:t>
        </w:r>
      </w:ins>
    </w:p>
    <w:p w14:paraId="3894253D" w14:textId="7A71E55B" w:rsidR="00DA30E7" w:rsidRDefault="00DA30E7" w:rsidP="00DA30E7">
      <w:pPr>
        <w:pStyle w:val="Code"/>
        <w:ind w:left="2127"/>
      </w:pPr>
      <w:ins w:id="69" w:author="Ibrahem Saed Ahmd" w:date="2025-11-10T17:57:00Z" w16du:dateUtc="2025-11-10T15:57:00Z">
        <w:r>
          <w:t xml:space="preserve">      &lt;/Neuron&gt;</w:t>
        </w:r>
      </w:ins>
    </w:p>
    <w:p w14:paraId="63662E31" w14:textId="250FA219" w:rsidR="00BD2E8A" w:rsidRPr="00A65C8E" w:rsidRDefault="00BD2E8A" w:rsidP="001E0440">
      <w:pPr>
        <w:pStyle w:val="Code"/>
        <w:ind w:left="2127"/>
      </w:pPr>
      <w:r>
        <w:tab/>
      </w:r>
      <w:r>
        <w:tab/>
        <w:t>&lt;/Layer&gt;</w:t>
      </w:r>
    </w:p>
    <w:p w14:paraId="25A25511" w14:textId="2AA020C4" w:rsidR="00A65C8E" w:rsidRPr="00A65C8E" w:rsidRDefault="00A65C8E" w:rsidP="001E0440">
      <w:pPr>
        <w:pStyle w:val="Code"/>
        <w:ind w:left="2127"/>
      </w:pPr>
      <w:r w:rsidRPr="00A65C8E">
        <w:t xml:space="preserve">    </w:t>
      </w:r>
      <w:proofErr w:type="gramStart"/>
      <w:r w:rsidRPr="00A65C8E">
        <w:t>&lt;!--</w:t>
      </w:r>
      <w:proofErr w:type="gramEnd"/>
      <w:r w:rsidRPr="00A65C8E">
        <w:t xml:space="preserve"> architecture details --&gt;</w:t>
      </w:r>
    </w:p>
    <w:p w14:paraId="5FA623DF" w14:textId="400E83CD" w:rsidR="00A65C8E" w:rsidRPr="00A65C8E" w:rsidRDefault="00A65C8E" w:rsidP="001E0440">
      <w:pPr>
        <w:pStyle w:val="Code"/>
        <w:ind w:left="2127"/>
      </w:pPr>
      <w:r w:rsidRPr="00A65C8E">
        <w:t xml:space="preserve">  &lt;/Architecture&gt;</w:t>
      </w:r>
    </w:p>
    <w:p w14:paraId="03BB12C8" w14:textId="569D6B61" w:rsidR="00A65C8E" w:rsidRPr="00A65C8E" w:rsidRDefault="00A65C8E" w:rsidP="001E0440">
      <w:pPr>
        <w:pStyle w:val="Code"/>
        <w:ind w:left="2127"/>
      </w:pPr>
      <w:r w:rsidRPr="00A65C8E">
        <w:t>&lt;/</w:t>
      </w:r>
      <w:proofErr w:type="spellStart"/>
      <w:r w:rsidRPr="00A65C8E">
        <w:t>NetworkConfig</w:t>
      </w:r>
      <w:proofErr w:type="spellEnd"/>
      <w:r w:rsidRPr="00A65C8E">
        <w:t>&gt;</w:t>
      </w:r>
    </w:p>
    <w:p w14:paraId="7DBB804F" w14:textId="65B7680E" w:rsidR="00BD2E8A" w:rsidRPr="001E0440" w:rsidRDefault="00BD2E8A" w:rsidP="001E0440">
      <w:pPr>
        <w:pStyle w:val="Bullet1Indent"/>
        <w:keepNext/>
        <w:numPr>
          <w:ilvl w:val="0"/>
          <w:numId w:val="0"/>
        </w:numPr>
        <w:ind w:left="2127"/>
      </w:pPr>
      <w:r w:rsidRPr="001E0440">
        <w:t xml:space="preserve">Each layer has its own matrix of synapses </w:t>
      </w:r>
      <w:r w:rsidR="00197EEE">
        <w:t>that</w:t>
      </w:r>
      <w:r w:rsidR="00197EEE" w:rsidRPr="001E0440">
        <w:t xml:space="preserve"> </w:t>
      </w:r>
      <w:r w:rsidRPr="001E0440">
        <w:t>connects to the entrance of each neuron in the layer</w:t>
      </w:r>
      <w:r w:rsidR="00197EEE">
        <w:t>.</w:t>
      </w:r>
    </w:p>
    <w:p w14:paraId="44703FA1" w14:textId="08749432" w:rsidR="009F6226" w:rsidRDefault="009F6226" w:rsidP="009F6226">
      <w:pPr>
        <w:pStyle w:val="Bullet1Indent"/>
        <w:keepNext/>
        <w:numPr>
          <w:ilvl w:val="0"/>
          <w:numId w:val="0"/>
        </w:numPr>
        <w:ind w:left="2127"/>
      </w:pPr>
      <w:r>
        <w:fldChar w:fldCharType="begin"/>
      </w:r>
      <w:r>
        <w:instrText xml:space="preserve"> REF _Ref205374287 \h </w:instrText>
      </w:r>
      <w:r>
        <w:fldChar w:fldCharType="separate"/>
      </w:r>
      <w:r w:rsidR="00C16D3F">
        <w:t xml:space="preserve">Table </w:t>
      </w:r>
      <w:r w:rsidR="00C16D3F">
        <w:rPr>
          <w:noProof/>
          <w:cs/>
        </w:rPr>
        <w:t>‎</w:t>
      </w:r>
      <w:r w:rsidR="00C16D3F">
        <w:rPr>
          <w:noProof/>
        </w:rPr>
        <w:t>2</w:t>
      </w:r>
      <w:r w:rsidR="00C16D3F">
        <w:noBreakHyphen/>
      </w:r>
      <w:r w:rsidR="00C16D3F">
        <w:rPr>
          <w:noProof/>
        </w:rPr>
        <w:t>2</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BIU </w:t>
      </w:r>
      <w:r w:rsidRPr="002231FF">
        <w:t xml:space="preserve">XML configuration file. </w:t>
      </w:r>
    </w:p>
    <w:p w14:paraId="2145C9EC" w14:textId="4D283472" w:rsidR="009F6226" w:rsidRDefault="009F6226" w:rsidP="009F6226">
      <w:pPr>
        <w:pStyle w:val="Bullet1Indent"/>
        <w:keepNext/>
        <w:numPr>
          <w:ilvl w:val="0"/>
          <w:numId w:val="0"/>
        </w:numPr>
        <w:ind w:left="2127"/>
      </w:pPr>
      <w:r w:rsidRPr="002231FF">
        <w:t xml:space="preserve">These values are based on </w:t>
      </w:r>
      <w:r w:rsidRPr="009F6226">
        <w:t>a switched-capacitor SNN architecture using programmable digital weights, charge sharing, and comparator-based thresholding</w:t>
      </w:r>
      <w:r>
        <w:t>.</w:t>
      </w:r>
    </w:p>
    <w:p w14:paraId="0D6032B0" w14:textId="6E4DCADD" w:rsidR="009F6226" w:rsidRPr="00B323F7" w:rsidDel="009F6226" w:rsidRDefault="009F6226" w:rsidP="009F6226">
      <w:pPr>
        <w:pStyle w:val="Caption"/>
        <w:keepNext/>
        <w:rPr>
          <w:highlight w:val="yellow"/>
        </w:rPr>
      </w:pPr>
      <w:bookmarkStart w:id="70" w:name="_Ref205374287"/>
      <w:bookmarkStart w:id="71" w:name="_Toc206519844"/>
      <w:r>
        <w:t xml:space="preserve">Table </w:t>
      </w:r>
      <w:fldSimple w:instr=" STYLEREF 1 \s ">
        <w:r w:rsidR="00C16D3F">
          <w:rPr>
            <w:noProof/>
            <w:cs/>
          </w:rPr>
          <w:t>‎</w:t>
        </w:r>
        <w:r w:rsidR="00C16D3F">
          <w:rPr>
            <w:noProof/>
          </w:rPr>
          <w:t>2</w:t>
        </w:r>
      </w:fldSimple>
      <w:r>
        <w:noBreakHyphen/>
      </w:r>
      <w:fldSimple w:instr=" SEQ Table \* ARABIC \s 1 ">
        <w:r w:rsidR="00C16D3F">
          <w:rPr>
            <w:noProof/>
          </w:rPr>
          <w:t>2</w:t>
        </w:r>
      </w:fldSimple>
      <w:bookmarkEnd w:id="70"/>
      <w:r>
        <w:t>: BIU Network XML Configuration Parameter Definitions</w:t>
      </w:r>
      <w:bookmarkEnd w:id="71"/>
    </w:p>
    <w:tbl>
      <w:tblPr>
        <w:tblStyle w:val="TableGrid"/>
        <w:tblW w:w="9409" w:type="dxa"/>
        <w:tblInd w:w="-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815"/>
        <w:gridCol w:w="1283"/>
        <w:gridCol w:w="72"/>
        <w:gridCol w:w="1482"/>
        <w:gridCol w:w="19"/>
        <w:gridCol w:w="1095"/>
        <w:gridCol w:w="585"/>
        <w:gridCol w:w="1384"/>
        <w:gridCol w:w="869"/>
        <w:gridCol w:w="1301"/>
        <w:gridCol w:w="504"/>
      </w:tblGrid>
      <w:tr w:rsidR="009F6226" w:rsidRPr="009F6226" w14:paraId="2DF4FAFA" w14:textId="77777777" w:rsidTr="00087E86">
        <w:trPr>
          <w:gridBefore w:val="1"/>
          <w:gridAfter w:val="1"/>
          <w:wBefore w:w="1191" w:type="dxa"/>
          <w:wAfter w:w="705" w:type="dxa"/>
          <w:cantSplit/>
          <w:tblHeader/>
        </w:trPr>
        <w:tc>
          <w:tcPr>
            <w:tcW w:w="1397" w:type="dxa"/>
            <w:gridSpan w:val="2"/>
            <w:shd w:val="clear" w:color="auto" w:fill="CECECE"/>
            <w:vAlign w:val="center"/>
          </w:tcPr>
          <w:p w14:paraId="3E853625" w14:textId="77777777" w:rsidR="009F6226" w:rsidRPr="009F6226" w:rsidRDefault="009F6226" w:rsidP="009F6226">
            <w:pPr>
              <w:pStyle w:val="TabTitle"/>
            </w:pPr>
            <w:r w:rsidRPr="009F6226">
              <w:t>Parameter</w:t>
            </w:r>
          </w:p>
        </w:tc>
        <w:tc>
          <w:tcPr>
            <w:tcW w:w="1659" w:type="dxa"/>
            <w:shd w:val="clear" w:color="auto" w:fill="CECECE"/>
            <w:vAlign w:val="center"/>
          </w:tcPr>
          <w:p w14:paraId="177B09BA" w14:textId="77777777" w:rsidR="009F6226" w:rsidRPr="009F6226" w:rsidRDefault="009F6226" w:rsidP="009F6226">
            <w:pPr>
              <w:pStyle w:val="TabTitle"/>
            </w:pPr>
            <w:r w:rsidRPr="009F6226">
              <w:t>Description</w:t>
            </w:r>
          </w:p>
        </w:tc>
        <w:tc>
          <w:tcPr>
            <w:tcW w:w="1114" w:type="dxa"/>
            <w:gridSpan w:val="2"/>
            <w:shd w:val="clear" w:color="auto" w:fill="CECECE"/>
            <w:vAlign w:val="center"/>
          </w:tcPr>
          <w:p w14:paraId="6630E7B4" w14:textId="77777777" w:rsidR="009F6226" w:rsidRPr="009F6226" w:rsidRDefault="009F6226" w:rsidP="009F6226">
            <w:pPr>
              <w:pStyle w:val="TabTitle"/>
            </w:pPr>
            <w:r w:rsidRPr="009F6226">
              <w:t>Unit</w:t>
            </w:r>
          </w:p>
        </w:tc>
        <w:tc>
          <w:tcPr>
            <w:tcW w:w="987" w:type="dxa"/>
            <w:gridSpan w:val="2"/>
            <w:shd w:val="clear" w:color="auto" w:fill="CECECE"/>
            <w:vAlign w:val="center"/>
          </w:tcPr>
          <w:p w14:paraId="7D35DB00" w14:textId="77777777" w:rsidR="009F6226" w:rsidRPr="009F6226" w:rsidRDefault="009F6226" w:rsidP="009F6226">
            <w:pPr>
              <w:pStyle w:val="TabTitle"/>
            </w:pPr>
            <w:r w:rsidRPr="009F6226">
              <w:t>Example Value</w:t>
            </w:r>
          </w:p>
        </w:tc>
        <w:tc>
          <w:tcPr>
            <w:tcW w:w="2356" w:type="dxa"/>
            <w:gridSpan w:val="2"/>
            <w:shd w:val="clear" w:color="auto" w:fill="CECECE"/>
            <w:vAlign w:val="center"/>
          </w:tcPr>
          <w:p w14:paraId="161F7D72" w14:textId="77777777" w:rsidR="009F6226" w:rsidRPr="009F6226" w:rsidRDefault="009F6226" w:rsidP="009F6226">
            <w:pPr>
              <w:pStyle w:val="TabTitle"/>
            </w:pPr>
            <w:r w:rsidRPr="009F6226">
              <w:t>Notes</w:t>
            </w:r>
          </w:p>
        </w:tc>
      </w:tr>
      <w:tr w:rsidR="009F6226" w:rsidRPr="009F6226" w14:paraId="57438F9C" w14:textId="77777777" w:rsidTr="00087E86">
        <w:trPr>
          <w:gridBefore w:val="1"/>
          <w:gridAfter w:val="1"/>
          <w:wBefore w:w="1191" w:type="dxa"/>
          <w:wAfter w:w="705" w:type="dxa"/>
          <w:cantSplit/>
        </w:trPr>
        <w:tc>
          <w:tcPr>
            <w:tcW w:w="1397" w:type="dxa"/>
            <w:gridSpan w:val="2"/>
          </w:tcPr>
          <w:p w14:paraId="15EA4FF7" w14:textId="70407026" w:rsidR="009F6226" w:rsidRPr="009F6226" w:rsidRDefault="009F6226" w:rsidP="009F6226">
            <w:pPr>
              <w:pStyle w:val="TabNormal"/>
            </w:pPr>
            <w:r w:rsidRPr="004829F6">
              <w:t>Cu</w:t>
            </w:r>
          </w:p>
        </w:tc>
        <w:tc>
          <w:tcPr>
            <w:tcW w:w="1659" w:type="dxa"/>
          </w:tcPr>
          <w:p w14:paraId="590A7FDC" w14:textId="731B5F28" w:rsidR="009F6226" w:rsidRPr="009F6226" w:rsidRDefault="009F6226" w:rsidP="009F6226">
            <w:pPr>
              <w:pStyle w:val="TabNormal"/>
            </w:pPr>
            <w:r w:rsidRPr="004829F6">
              <w:t>Synapse unit capacitance</w:t>
            </w:r>
          </w:p>
        </w:tc>
        <w:tc>
          <w:tcPr>
            <w:tcW w:w="1114" w:type="dxa"/>
            <w:gridSpan w:val="2"/>
          </w:tcPr>
          <w:p w14:paraId="02D7FF8E" w14:textId="7C1E7D62" w:rsidR="009F6226" w:rsidRPr="009F6226" w:rsidRDefault="009F6226" w:rsidP="009F6226">
            <w:pPr>
              <w:pStyle w:val="TabNormal"/>
            </w:pPr>
            <w:r w:rsidRPr="004829F6">
              <w:t>Femtofarads (</w:t>
            </w:r>
            <w:proofErr w:type="spellStart"/>
            <w:r w:rsidRPr="004829F6">
              <w:t>fF</w:t>
            </w:r>
            <w:proofErr w:type="spellEnd"/>
            <w:r w:rsidRPr="004829F6">
              <w:t>)</w:t>
            </w:r>
          </w:p>
        </w:tc>
        <w:tc>
          <w:tcPr>
            <w:tcW w:w="987" w:type="dxa"/>
            <w:gridSpan w:val="2"/>
          </w:tcPr>
          <w:p w14:paraId="33739BE4" w14:textId="38BD228C" w:rsidR="009F6226" w:rsidRPr="009F6226" w:rsidRDefault="009F6226" w:rsidP="009F6226">
            <w:pPr>
              <w:pStyle w:val="TabNormal"/>
            </w:pPr>
            <w:r w:rsidRPr="004829F6">
              <w:t>4</w:t>
            </w:r>
          </w:p>
        </w:tc>
        <w:tc>
          <w:tcPr>
            <w:tcW w:w="2356" w:type="dxa"/>
            <w:gridSpan w:val="2"/>
          </w:tcPr>
          <w:p w14:paraId="7530413C" w14:textId="74DD1AE1" w:rsidR="009F6226" w:rsidRPr="009F6226" w:rsidRDefault="009F6226" w:rsidP="009F6226">
            <w:pPr>
              <w:pStyle w:val="TabNormal"/>
            </w:pPr>
            <w:r w:rsidRPr="004829F6">
              <w:t xml:space="preserve">Defines </w:t>
            </w:r>
            <w:r w:rsidR="00532F97">
              <w:t xml:space="preserve">the </w:t>
            </w:r>
            <w:r w:rsidRPr="004829F6">
              <w:t>granularity of weight resolution</w:t>
            </w:r>
          </w:p>
        </w:tc>
      </w:tr>
      <w:tr w:rsidR="009F6226" w:rsidRPr="009F6226" w14:paraId="457B04A4" w14:textId="77777777" w:rsidTr="00087E86">
        <w:trPr>
          <w:gridBefore w:val="1"/>
          <w:gridAfter w:val="1"/>
          <w:wBefore w:w="1191" w:type="dxa"/>
          <w:wAfter w:w="705" w:type="dxa"/>
          <w:cantSplit/>
        </w:trPr>
        <w:tc>
          <w:tcPr>
            <w:tcW w:w="1397" w:type="dxa"/>
            <w:gridSpan w:val="2"/>
          </w:tcPr>
          <w:p w14:paraId="5A255876" w14:textId="1B6DD2D9" w:rsidR="009F6226" w:rsidRPr="004829F6" w:rsidRDefault="009F6226" w:rsidP="009F6226">
            <w:pPr>
              <w:pStyle w:val="TabNormal"/>
            </w:pPr>
            <w:r w:rsidRPr="004829F6">
              <w:t>Cn</w:t>
            </w:r>
          </w:p>
        </w:tc>
        <w:tc>
          <w:tcPr>
            <w:tcW w:w="1659" w:type="dxa"/>
          </w:tcPr>
          <w:p w14:paraId="65BF8C9E" w14:textId="5F3E80BC" w:rsidR="009F6226" w:rsidRPr="004829F6" w:rsidRDefault="009F6226" w:rsidP="009F6226">
            <w:pPr>
              <w:pStyle w:val="TabNormal"/>
            </w:pPr>
            <w:r w:rsidRPr="004829F6">
              <w:t>Neuron integration capacitor</w:t>
            </w:r>
          </w:p>
        </w:tc>
        <w:tc>
          <w:tcPr>
            <w:tcW w:w="1114" w:type="dxa"/>
            <w:gridSpan w:val="2"/>
          </w:tcPr>
          <w:p w14:paraId="00827CDE" w14:textId="7BDD8515" w:rsidR="009F6226" w:rsidRPr="004829F6" w:rsidRDefault="009F6226" w:rsidP="009F6226">
            <w:pPr>
              <w:pStyle w:val="TabNormal"/>
            </w:pPr>
            <w:r w:rsidRPr="004829F6">
              <w:t>Femtofarads (</w:t>
            </w:r>
            <w:proofErr w:type="spellStart"/>
            <w:r w:rsidRPr="004829F6">
              <w:t>fF</w:t>
            </w:r>
            <w:proofErr w:type="spellEnd"/>
            <w:r w:rsidRPr="004829F6">
              <w:t>)</w:t>
            </w:r>
          </w:p>
        </w:tc>
        <w:tc>
          <w:tcPr>
            <w:tcW w:w="987" w:type="dxa"/>
            <w:gridSpan w:val="2"/>
          </w:tcPr>
          <w:p w14:paraId="28FD009B" w14:textId="7C478032" w:rsidR="009F6226" w:rsidRPr="004829F6" w:rsidRDefault="009F6226" w:rsidP="009F6226">
            <w:pPr>
              <w:pStyle w:val="TabNormal"/>
            </w:pPr>
            <w:r w:rsidRPr="004829F6">
              <w:t>1000</w:t>
            </w:r>
          </w:p>
        </w:tc>
        <w:tc>
          <w:tcPr>
            <w:tcW w:w="2356" w:type="dxa"/>
            <w:gridSpan w:val="2"/>
          </w:tcPr>
          <w:p w14:paraId="0D0CF761" w14:textId="5E0DEAE2" w:rsidR="009F6226" w:rsidRPr="004829F6" w:rsidRDefault="009F6226" w:rsidP="009F6226">
            <w:pPr>
              <w:pStyle w:val="TabNormal"/>
            </w:pPr>
            <w:r w:rsidRPr="004829F6">
              <w:t>Large capacitor for temporal integration</w:t>
            </w:r>
          </w:p>
        </w:tc>
      </w:tr>
      <w:tr w:rsidR="009F6226" w:rsidRPr="009F6226" w14:paraId="76452230" w14:textId="77777777" w:rsidTr="00087E86">
        <w:trPr>
          <w:gridBefore w:val="1"/>
          <w:gridAfter w:val="1"/>
          <w:wBefore w:w="1191" w:type="dxa"/>
          <w:wAfter w:w="705" w:type="dxa"/>
          <w:cantSplit/>
        </w:trPr>
        <w:tc>
          <w:tcPr>
            <w:tcW w:w="1397" w:type="dxa"/>
            <w:gridSpan w:val="2"/>
          </w:tcPr>
          <w:p w14:paraId="10065A2D" w14:textId="553D875E" w:rsidR="009F6226" w:rsidRPr="004829F6" w:rsidRDefault="009F6226" w:rsidP="009F6226">
            <w:pPr>
              <w:pStyle w:val="TabNormal"/>
            </w:pPr>
            <w:r w:rsidRPr="004829F6">
              <w:t>VDD</w:t>
            </w:r>
          </w:p>
        </w:tc>
        <w:tc>
          <w:tcPr>
            <w:tcW w:w="1659" w:type="dxa"/>
          </w:tcPr>
          <w:p w14:paraId="5EBE2D6A" w14:textId="347F0BC6" w:rsidR="009F6226" w:rsidRPr="004829F6" w:rsidRDefault="009F6226" w:rsidP="009F6226">
            <w:pPr>
              <w:pStyle w:val="TabNormal"/>
            </w:pPr>
            <w:r w:rsidRPr="004829F6">
              <w:t>Supply voltage</w:t>
            </w:r>
          </w:p>
        </w:tc>
        <w:tc>
          <w:tcPr>
            <w:tcW w:w="1114" w:type="dxa"/>
            <w:gridSpan w:val="2"/>
          </w:tcPr>
          <w:p w14:paraId="40E116C5" w14:textId="08F3709E" w:rsidR="009F6226" w:rsidRPr="004829F6" w:rsidRDefault="009F6226" w:rsidP="009F6226">
            <w:pPr>
              <w:pStyle w:val="TabNormal"/>
            </w:pPr>
            <w:r w:rsidRPr="004829F6">
              <w:t>Volts (V)</w:t>
            </w:r>
          </w:p>
        </w:tc>
        <w:tc>
          <w:tcPr>
            <w:tcW w:w="987" w:type="dxa"/>
            <w:gridSpan w:val="2"/>
          </w:tcPr>
          <w:p w14:paraId="1633668D" w14:textId="7E340E06" w:rsidR="009F6226" w:rsidRPr="004829F6" w:rsidRDefault="009F6226" w:rsidP="009F6226">
            <w:pPr>
              <w:pStyle w:val="TabNormal"/>
            </w:pPr>
            <w:r w:rsidRPr="004829F6">
              <w:t>1.2</w:t>
            </w:r>
          </w:p>
        </w:tc>
        <w:tc>
          <w:tcPr>
            <w:tcW w:w="2356" w:type="dxa"/>
            <w:gridSpan w:val="2"/>
          </w:tcPr>
          <w:p w14:paraId="4CF1E0AD" w14:textId="2E0AF7F6" w:rsidR="009F6226" w:rsidRPr="004829F6" w:rsidRDefault="009F6226" w:rsidP="009F6226">
            <w:pPr>
              <w:pStyle w:val="TabNormal"/>
            </w:pPr>
            <w:r w:rsidRPr="004829F6">
              <w:t>Nominal voltage for digital and analog circuitry</w:t>
            </w:r>
          </w:p>
        </w:tc>
      </w:tr>
      <w:tr w:rsidR="009F6226" w:rsidRPr="009F6226" w14:paraId="1D201199" w14:textId="77777777" w:rsidTr="00087E86">
        <w:trPr>
          <w:gridBefore w:val="1"/>
          <w:gridAfter w:val="1"/>
          <w:wBefore w:w="1191" w:type="dxa"/>
          <w:wAfter w:w="705" w:type="dxa"/>
          <w:cantSplit/>
        </w:trPr>
        <w:tc>
          <w:tcPr>
            <w:tcW w:w="1397" w:type="dxa"/>
            <w:gridSpan w:val="2"/>
          </w:tcPr>
          <w:p w14:paraId="77AFA51B" w14:textId="724FD3C0" w:rsidR="009F6226" w:rsidRPr="004829F6" w:rsidRDefault="009F6226" w:rsidP="009F6226">
            <w:pPr>
              <w:pStyle w:val="TabNormal"/>
            </w:pPr>
            <w:proofErr w:type="spellStart"/>
            <w:r w:rsidRPr="004829F6">
              <w:t>VTh</w:t>
            </w:r>
            <w:proofErr w:type="spellEnd"/>
          </w:p>
        </w:tc>
        <w:tc>
          <w:tcPr>
            <w:tcW w:w="1659" w:type="dxa"/>
          </w:tcPr>
          <w:p w14:paraId="285DF3B9" w14:textId="7B7B5D4A" w:rsidR="009F6226" w:rsidRPr="004829F6" w:rsidRDefault="009F6226" w:rsidP="009F6226">
            <w:pPr>
              <w:pStyle w:val="TabNormal"/>
            </w:pPr>
            <w:r w:rsidRPr="004829F6">
              <w:t>Comparator threshold voltage</w:t>
            </w:r>
          </w:p>
        </w:tc>
        <w:tc>
          <w:tcPr>
            <w:tcW w:w="1114" w:type="dxa"/>
            <w:gridSpan w:val="2"/>
          </w:tcPr>
          <w:p w14:paraId="375BBDE0" w14:textId="46B6D97E" w:rsidR="009F6226" w:rsidRPr="004829F6" w:rsidRDefault="009F6226" w:rsidP="009F6226">
            <w:pPr>
              <w:pStyle w:val="TabNormal"/>
            </w:pPr>
            <w:r w:rsidRPr="004829F6">
              <w:t>Volts (V)</w:t>
            </w:r>
          </w:p>
        </w:tc>
        <w:tc>
          <w:tcPr>
            <w:tcW w:w="987" w:type="dxa"/>
            <w:gridSpan w:val="2"/>
          </w:tcPr>
          <w:p w14:paraId="559000A8" w14:textId="6FC2891E" w:rsidR="009F6226" w:rsidRPr="004829F6" w:rsidRDefault="009F6226" w:rsidP="009F6226">
            <w:pPr>
              <w:pStyle w:val="TabNormal"/>
            </w:pPr>
            <w:r w:rsidRPr="004829F6">
              <w:t>±0.4</w:t>
            </w:r>
          </w:p>
        </w:tc>
        <w:tc>
          <w:tcPr>
            <w:tcW w:w="2356" w:type="dxa"/>
            <w:gridSpan w:val="2"/>
          </w:tcPr>
          <w:p w14:paraId="10761569" w14:textId="151335A4" w:rsidR="009F6226" w:rsidRPr="004829F6" w:rsidRDefault="009F6226" w:rsidP="009F6226">
            <w:pPr>
              <w:pStyle w:val="TabNormal"/>
            </w:pPr>
            <w:r w:rsidRPr="004829F6">
              <w:t>Spike generation threshold (programmable)</w:t>
            </w:r>
          </w:p>
        </w:tc>
      </w:tr>
      <w:tr w:rsidR="009F6226" w:rsidRPr="009F6226" w14:paraId="4682FCC2" w14:textId="77777777" w:rsidTr="00087E86">
        <w:trPr>
          <w:gridBefore w:val="1"/>
          <w:gridAfter w:val="1"/>
          <w:wBefore w:w="1191" w:type="dxa"/>
          <w:wAfter w:w="705" w:type="dxa"/>
          <w:cantSplit/>
        </w:trPr>
        <w:tc>
          <w:tcPr>
            <w:tcW w:w="1397" w:type="dxa"/>
            <w:gridSpan w:val="2"/>
          </w:tcPr>
          <w:p w14:paraId="41B376CA" w14:textId="2A27808F" w:rsidR="009F6226" w:rsidRPr="004829F6" w:rsidRDefault="009F6226" w:rsidP="009F6226">
            <w:pPr>
              <w:pStyle w:val="TabNormal"/>
            </w:pPr>
            <w:r w:rsidRPr="004829F6">
              <w:t>WS</w:t>
            </w:r>
          </w:p>
        </w:tc>
        <w:tc>
          <w:tcPr>
            <w:tcW w:w="1659" w:type="dxa"/>
          </w:tcPr>
          <w:p w14:paraId="1CE0EBB1" w14:textId="487BBEDF" w:rsidR="009F6226" w:rsidRPr="004829F6" w:rsidRDefault="009F6226" w:rsidP="009F6226">
            <w:pPr>
              <w:pStyle w:val="TabNormal"/>
            </w:pPr>
            <w:r w:rsidRPr="004829F6">
              <w:t>Weight sign</w:t>
            </w:r>
          </w:p>
        </w:tc>
        <w:tc>
          <w:tcPr>
            <w:tcW w:w="1114" w:type="dxa"/>
            <w:gridSpan w:val="2"/>
          </w:tcPr>
          <w:p w14:paraId="7BBEA3A3" w14:textId="0A7E52BD" w:rsidR="009F6226" w:rsidRPr="004829F6" w:rsidRDefault="00532F97" w:rsidP="009F6226">
            <w:pPr>
              <w:pStyle w:val="TabNormal"/>
            </w:pPr>
            <w:r>
              <w:t>N/A</w:t>
            </w:r>
          </w:p>
        </w:tc>
        <w:tc>
          <w:tcPr>
            <w:tcW w:w="987" w:type="dxa"/>
            <w:gridSpan w:val="2"/>
          </w:tcPr>
          <w:p w14:paraId="5B98A936" w14:textId="607F537C" w:rsidR="009F6226" w:rsidRPr="004829F6" w:rsidRDefault="009F6226" w:rsidP="009F6226">
            <w:pPr>
              <w:pStyle w:val="TabNormal"/>
            </w:pPr>
            <w:r w:rsidRPr="004829F6">
              <w:t>+1 or -1</w:t>
            </w:r>
          </w:p>
        </w:tc>
        <w:tc>
          <w:tcPr>
            <w:tcW w:w="2356" w:type="dxa"/>
            <w:gridSpan w:val="2"/>
          </w:tcPr>
          <w:p w14:paraId="1E36D333" w14:textId="77777777" w:rsidR="00532F97" w:rsidRDefault="009F6226" w:rsidP="004829F6">
            <w:pPr>
              <w:pStyle w:val="TabBul1"/>
            </w:pPr>
            <w:r w:rsidRPr="004829F6">
              <w:t>Positive = VDD</w:t>
            </w:r>
          </w:p>
          <w:p w14:paraId="0AA06658" w14:textId="5F6A2F8E" w:rsidR="009F6226" w:rsidRPr="004829F6" w:rsidRDefault="009F6226" w:rsidP="004829F6">
            <w:pPr>
              <w:pStyle w:val="TabBul1"/>
            </w:pPr>
            <w:r w:rsidRPr="004829F6">
              <w:t>Negative = VSS</w:t>
            </w:r>
          </w:p>
        </w:tc>
      </w:tr>
      <w:tr w:rsidR="009F6226" w:rsidRPr="009F6226" w14:paraId="6B07AF17" w14:textId="77777777" w:rsidTr="00087E86">
        <w:trPr>
          <w:gridBefore w:val="1"/>
          <w:gridAfter w:val="1"/>
          <w:wBefore w:w="1191" w:type="dxa"/>
          <w:wAfter w:w="705" w:type="dxa"/>
          <w:cantSplit/>
        </w:trPr>
        <w:tc>
          <w:tcPr>
            <w:tcW w:w="1397" w:type="dxa"/>
            <w:gridSpan w:val="2"/>
          </w:tcPr>
          <w:p w14:paraId="4D30C5BC" w14:textId="20D4E8A3" w:rsidR="009F6226" w:rsidRPr="004829F6" w:rsidRDefault="009F6226" w:rsidP="009F6226">
            <w:pPr>
              <w:pStyle w:val="TabNormal"/>
            </w:pPr>
            <w:r w:rsidRPr="004829F6">
              <w:t>W[3:0]</w:t>
            </w:r>
          </w:p>
        </w:tc>
        <w:tc>
          <w:tcPr>
            <w:tcW w:w="1659" w:type="dxa"/>
          </w:tcPr>
          <w:p w14:paraId="631E9AF5" w14:textId="22ED829E" w:rsidR="009F6226" w:rsidRPr="004829F6" w:rsidRDefault="009F6226" w:rsidP="009F6226">
            <w:pPr>
              <w:pStyle w:val="TabNormal"/>
            </w:pPr>
            <w:r w:rsidRPr="004829F6">
              <w:t>Synaptic weight (4-bit)</w:t>
            </w:r>
          </w:p>
        </w:tc>
        <w:tc>
          <w:tcPr>
            <w:tcW w:w="1114" w:type="dxa"/>
            <w:gridSpan w:val="2"/>
          </w:tcPr>
          <w:p w14:paraId="282B84CB" w14:textId="0CB8B33B" w:rsidR="009F6226" w:rsidRPr="004829F6" w:rsidRDefault="009F6226" w:rsidP="009F6226">
            <w:pPr>
              <w:pStyle w:val="TabNormal"/>
            </w:pPr>
            <w:r w:rsidRPr="004829F6">
              <w:t>Digital</w:t>
            </w:r>
          </w:p>
        </w:tc>
        <w:tc>
          <w:tcPr>
            <w:tcW w:w="987" w:type="dxa"/>
            <w:gridSpan w:val="2"/>
          </w:tcPr>
          <w:p w14:paraId="289226C8" w14:textId="24C08B05" w:rsidR="009F6226" w:rsidRPr="004829F6" w:rsidRDefault="009F6226" w:rsidP="009F6226">
            <w:pPr>
              <w:pStyle w:val="TabNormal"/>
            </w:pPr>
            <w:r w:rsidRPr="004829F6">
              <w:t>0–15</w:t>
            </w:r>
          </w:p>
        </w:tc>
        <w:tc>
          <w:tcPr>
            <w:tcW w:w="2356" w:type="dxa"/>
            <w:gridSpan w:val="2"/>
          </w:tcPr>
          <w:p w14:paraId="09E681A1" w14:textId="4DC459EB" w:rsidR="009F6226" w:rsidRPr="004829F6" w:rsidRDefault="009F6226" w:rsidP="009F6226">
            <w:pPr>
              <w:pStyle w:val="TabNormal"/>
            </w:pPr>
            <w:r w:rsidRPr="004829F6">
              <w:t xml:space="preserve">Multiplies </w:t>
            </w:r>
            <w:r w:rsidR="00532F97">
              <w:t xml:space="preserve">the </w:t>
            </w:r>
            <w:r w:rsidRPr="004829F6">
              <w:t>charge contribution per synapse</w:t>
            </w:r>
          </w:p>
        </w:tc>
      </w:tr>
      <w:tr w:rsidR="009F6226" w:rsidRPr="009F6226" w14:paraId="1B5160DC" w14:textId="77777777" w:rsidTr="00087E86">
        <w:trPr>
          <w:gridBefore w:val="1"/>
          <w:gridAfter w:val="1"/>
          <w:wBefore w:w="1191" w:type="dxa"/>
          <w:wAfter w:w="705" w:type="dxa"/>
          <w:cantSplit/>
        </w:trPr>
        <w:tc>
          <w:tcPr>
            <w:tcW w:w="1397" w:type="dxa"/>
            <w:gridSpan w:val="2"/>
          </w:tcPr>
          <w:p w14:paraId="04E7517D" w14:textId="35BD47BC" w:rsidR="009F6226" w:rsidRPr="004829F6" w:rsidRDefault="00A16AD9" w:rsidP="009F6226">
            <w:pPr>
              <w:pStyle w:val="TabNormal"/>
            </w:pPr>
            <w:r>
              <w:t>Refractory</w:t>
            </w:r>
          </w:p>
        </w:tc>
        <w:tc>
          <w:tcPr>
            <w:tcW w:w="1659" w:type="dxa"/>
          </w:tcPr>
          <w:p w14:paraId="392DDAD6" w14:textId="69C54F1F" w:rsidR="009F6226" w:rsidRPr="004829F6" w:rsidRDefault="009F6226" w:rsidP="009F6226">
            <w:pPr>
              <w:pStyle w:val="TabNormal"/>
            </w:pPr>
            <w:r w:rsidRPr="004829F6">
              <w:t>Refractory period (cycles)</w:t>
            </w:r>
          </w:p>
        </w:tc>
        <w:tc>
          <w:tcPr>
            <w:tcW w:w="1114" w:type="dxa"/>
            <w:gridSpan w:val="2"/>
          </w:tcPr>
          <w:p w14:paraId="2F3126F3" w14:textId="517938FE" w:rsidR="009F6226" w:rsidRPr="004829F6" w:rsidRDefault="009F6226" w:rsidP="009F6226">
            <w:pPr>
              <w:pStyle w:val="TabNormal"/>
            </w:pPr>
            <w:r w:rsidRPr="004829F6">
              <w:t>Integer</w:t>
            </w:r>
          </w:p>
        </w:tc>
        <w:tc>
          <w:tcPr>
            <w:tcW w:w="987" w:type="dxa"/>
            <w:gridSpan w:val="2"/>
          </w:tcPr>
          <w:p w14:paraId="0BAFFEA3" w14:textId="328C5538" w:rsidR="009F6226" w:rsidRPr="004829F6" w:rsidRDefault="009F6226" w:rsidP="009F6226">
            <w:pPr>
              <w:pStyle w:val="TabNormal"/>
            </w:pPr>
            <w:r w:rsidRPr="004829F6">
              <w:t>1–8</w:t>
            </w:r>
          </w:p>
        </w:tc>
        <w:tc>
          <w:tcPr>
            <w:tcW w:w="2356" w:type="dxa"/>
            <w:gridSpan w:val="2"/>
          </w:tcPr>
          <w:p w14:paraId="79C87C31" w14:textId="4CAE233A" w:rsidR="009F6226" w:rsidRPr="004829F6" w:rsidRDefault="009F6226" w:rsidP="009F6226">
            <w:pPr>
              <w:pStyle w:val="TabNormal"/>
            </w:pPr>
            <w:r w:rsidRPr="004829F6">
              <w:t>Input is blocked for N cycles after spike</w:t>
            </w:r>
          </w:p>
        </w:tc>
      </w:tr>
      <w:tr w:rsidR="009F6226" w:rsidRPr="009F6226" w14:paraId="1982496F" w14:textId="77777777" w:rsidTr="00087E86">
        <w:trPr>
          <w:gridBefore w:val="1"/>
          <w:gridAfter w:val="1"/>
          <w:wBefore w:w="1191" w:type="dxa"/>
          <w:wAfter w:w="705" w:type="dxa"/>
          <w:cantSplit/>
        </w:trPr>
        <w:tc>
          <w:tcPr>
            <w:tcW w:w="1397" w:type="dxa"/>
            <w:gridSpan w:val="2"/>
          </w:tcPr>
          <w:p w14:paraId="3FF8AC0C" w14:textId="3647E3B8" w:rsidR="009F6226" w:rsidRPr="004829F6" w:rsidRDefault="009F6226" w:rsidP="004829F6">
            <w:pPr>
              <w:pStyle w:val="TabNormal"/>
              <w:keepNext/>
            </w:pPr>
            <w:r w:rsidRPr="004829F6">
              <w:lastRenderedPageBreak/>
              <w:t>Cl</w:t>
            </w:r>
          </w:p>
        </w:tc>
        <w:tc>
          <w:tcPr>
            <w:tcW w:w="1659" w:type="dxa"/>
          </w:tcPr>
          <w:p w14:paraId="41ED2100" w14:textId="7EF7CCC0" w:rsidR="009F6226" w:rsidRPr="004829F6" w:rsidRDefault="009F6226" w:rsidP="004829F6">
            <w:pPr>
              <w:pStyle w:val="TabNormal"/>
              <w:keepNext/>
            </w:pPr>
            <w:r w:rsidRPr="004829F6">
              <w:t>Leakage capacitance (optional)</w:t>
            </w:r>
          </w:p>
        </w:tc>
        <w:tc>
          <w:tcPr>
            <w:tcW w:w="1114" w:type="dxa"/>
            <w:gridSpan w:val="2"/>
          </w:tcPr>
          <w:p w14:paraId="4117D245" w14:textId="0376E9D3" w:rsidR="009F6226" w:rsidRPr="004829F6" w:rsidRDefault="009F6226" w:rsidP="004829F6">
            <w:pPr>
              <w:pStyle w:val="TabNormal"/>
              <w:keepNext/>
            </w:pPr>
            <w:r w:rsidRPr="004829F6">
              <w:t>Femtofarads (</w:t>
            </w:r>
            <w:proofErr w:type="spellStart"/>
            <w:r w:rsidRPr="004829F6">
              <w:t>fF</w:t>
            </w:r>
            <w:proofErr w:type="spellEnd"/>
            <w:r w:rsidRPr="004829F6">
              <w:t>)</w:t>
            </w:r>
          </w:p>
        </w:tc>
        <w:tc>
          <w:tcPr>
            <w:tcW w:w="987" w:type="dxa"/>
            <w:gridSpan w:val="2"/>
          </w:tcPr>
          <w:p w14:paraId="49EA6FAA" w14:textId="6F7C1525" w:rsidR="009F6226" w:rsidRPr="004829F6" w:rsidRDefault="004829F6" w:rsidP="004829F6">
            <w:pPr>
              <w:pStyle w:val="TabNormal"/>
              <w:keepNext/>
            </w:pPr>
            <w:proofErr w:type="gramStart"/>
            <w:r w:rsidRPr="004829F6">
              <w:t>5e</w:t>
            </w:r>
            <w:proofErr w:type="gramEnd"/>
            <w:r w:rsidRPr="004829F6">
              <w:t>-15</w:t>
            </w:r>
          </w:p>
        </w:tc>
        <w:tc>
          <w:tcPr>
            <w:tcW w:w="2356" w:type="dxa"/>
            <w:gridSpan w:val="2"/>
          </w:tcPr>
          <w:p w14:paraId="41CABB5A" w14:textId="66EA87F8" w:rsidR="009F6226" w:rsidRPr="004829F6" w:rsidRDefault="009F6226" w:rsidP="004829F6">
            <w:pPr>
              <w:pStyle w:val="TabNormal"/>
              <w:keepNext/>
            </w:pPr>
            <w:r w:rsidRPr="004829F6">
              <w:t>Models subthreshold leakage or passive decay</w:t>
            </w:r>
          </w:p>
        </w:tc>
      </w:tr>
      <w:tr w:rsidR="009F6226" w:rsidRPr="009F6226" w14:paraId="10ECE893" w14:textId="77777777" w:rsidTr="00087E86">
        <w:trPr>
          <w:gridBefore w:val="1"/>
          <w:gridAfter w:val="1"/>
          <w:wBefore w:w="1191" w:type="dxa"/>
          <w:wAfter w:w="705" w:type="dxa"/>
          <w:cantSplit/>
        </w:trPr>
        <w:tc>
          <w:tcPr>
            <w:tcW w:w="1397" w:type="dxa"/>
            <w:gridSpan w:val="2"/>
          </w:tcPr>
          <w:p w14:paraId="0262FFA7" w14:textId="6BA2FE88" w:rsidR="009F6226" w:rsidRPr="004829F6" w:rsidRDefault="009F6226" w:rsidP="004829F6">
            <w:pPr>
              <w:pStyle w:val="TabNormal"/>
              <w:keepNext/>
            </w:pPr>
            <w:proofErr w:type="spellStart"/>
            <w:r w:rsidRPr="004829F6">
              <w:t>Vm</w:t>
            </w:r>
            <w:proofErr w:type="spellEnd"/>
          </w:p>
        </w:tc>
        <w:tc>
          <w:tcPr>
            <w:tcW w:w="1659" w:type="dxa"/>
          </w:tcPr>
          <w:p w14:paraId="2AF666BC" w14:textId="670B8AE9" w:rsidR="009F6226" w:rsidRPr="004829F6" w:rsidRDefault="009F6226" w:rsidP="004829F6">
            <w:pPr>
              <w:pStyle w:val="TabNormal"/>
              <w:keepNext/>
            </w:pPr>
            <w:r w:rsidRPr="004829F6">
              <w:t>Neuron potential</w:t>
            </w:r>
          </w:p>
        </w:tc>
        <w:tc>
          <w:tcPr>
            <w:tcW w:w="1114" w:type="dxa"/>
            <w:gridSpan w:val="2"/>
          </w:tcPr>
          <w:p w14:paraId="49D01590" w14:textId="40DCEEE0" w:rsidR="009F6226" w:rsidRPr="004829F6" w:rsidRDefault="009F6226" w:rsidP="004829F6">
            <w:pPr>
              <w:pStyle w:val="TabNormal"/>
              <w:keepNext/>
            </w:pPr>
            <w:r w:rsidRPr="004829F6">
              <w:t>Volts (V)</w:t>
            </w:r>
          </w:p>
        </w:tc>
        <w:tc>
          <w:tcPr>
            <w:tcW w:w="987" w:type="dxa"/>
            <w:gridSpan w:val="2"/>
          </w:tcPr>
          <w:p w14:paraId="4ED808EF" w14:textId="76C4E63B" w:rsidR="009F6226" w:rsidRPr="004829F6" w:rsidRDefault="009F6226" w:rsidP="004829F6">
            <w:pPr>
              <w:pStyle w:val="TabNormal"/>
              <w:keepNext/>
            </w:pPr>
            <w:r w:rsidRPr="004829F6">
              <w:t>Dynamic</w:t>
            </w:r>
          </w:p>
        </w:tc>
        <w:tc>
          <w:tcPr>
            <w:tcW w:w="2356" w:type="dxa"/>
            <w:gridSpan w:val="2"/>
          </w:tcPr>
          <w:p w14:paraId="50DB8793" w14:textId="7AC163FC" w:rsidR="009F6226" w:rsidRPr="004829F6" w:rsidRDefault="009F6226" w:rsidP="004829F6">
            <w:pPr>
              <w:pStyle w:val="TabNormal"/>
              <w:keepNext/>
            </w:pPr>
            <w:r w:rsidRPr="004829F6">
              <w:t>Computed via charge-sharing at each phase</w:t>
            </w:r>
          </w:p>
        </w:tc>
      </w:tr>
      <w:tr w:rsidR="00087E86" w:rsidRPr="004829F6" w14:paraId="541E0271" w14:textId="77777777" w:rsidTr="00087E86">
        <w:trPr>
          <w:gridAfter w:val="1"/>
          <w:wAfter w:w="705" w:type="dxa"/>
          <w:cantSplit/>
          <w:ins w:id="72" w:author="Ibrahem Saed Ahmd" w:date="2025-11-10T17:50:00Z" w16du:dateUtc="2025-11-10T15:50:00Z"/>
        </w:trPr>
        <w:tc>
          <w:tcPr>
            <w:tcW w:w="2588" w:type="dxa"/>
            <w:gridSpan w:val="3"/>
          </w:tcPr>
          <w:p w14:paraId="47370BAF" w14:textId="77777777" w:rsidR="00087E86" w:rsidRPr="004829F6" w:rsidRDefault="00087E86" w:rsidP="0000129C">
            <w:pPr>
              <w:pStyle w:val="TabNormal"/>
              <w:rPr>
                <w:ins w:id="73" w:author="Ibrahem Saed Ahmd" w:date="2025-11-10T17:50:00Z" w16du:dateUtc="2025-11-10T15:50:00Z"/>
              </w:rPr>
            </w:pPr>
            <w:ins w:id="74" w:author="Ibrahem Saed Ahmd" w:date="2025-11-10T17:50:00Z" w16du:dateUtc="2025-11-10T15:50:00Z">
              <w:r w:rsidRPr="004829F6">
                <w:t>Nu</w:t>
              </w:r>
            </w:ins>
          </w:p>
        </w:tc>
        <w:tc>
          <w:tcPr>
            <w:tcW w:w="1659" w:type="dxa"/>
          </w:tcPr>
          <w:p w14:paraId="25C80BA2" w14:textId="77777777" w:rsidR="00087E86" w:rsidRPr="004829F6" w:rsidRDefault="00087E86" w:rsidP="0000129C">
            <w:pPr>
              <w:pStyle w:val="TabNormal"/>
              <w:rPr>
                <w:ins w:id="75" w:author="Ibrahem Saed Ahmd" w:date="2025-11-10T17:50:00Z" w16du:dateUtc="2025-11-10T15:50:00Z"/>
              </w:rPr>
            </w:pPr>
            <w:ins w:id="76" w:author="Ibrahem Saed Ahmd" w:date="2025-11-10T17:50:00Z" w16du:dateUtc="2025-11-10T15:50:00Z">
              <w:r w:rsidRPr="004829F6">
                <w:t>Number of synaptic inputs</w:t>
              </w:r>
            </w:ins>
          </w:p>
        </w:tc>
        <w:tc>
          <w:tcPr>
            <w:tcW w:w="1114" w:type="dxa"/>
            <w:gridSpan w:val="2"/>
          </w:tcPr>
          <w:p w14:paraId="067319ED" w14:textId="77777777" w:rsidR="00087E86" w:rsidRPr="004829F6" w:rsidRDefault="00087E86" w:rsidP="0000129C">
            <w:pPr>
              <w:pStyle w:val="TabNormal"/>
              <w:rPr>
                <w:ins w:id="77" w:author="Ibrahem Saed Ahmd" w:date="2025-11-10T17:50:00Z" w16du:dateUtc="2025-11-10T15:50:00Z"/>
              </w:rPr>
            </w:pPr>
            <w:ins w:id="78" w:author="Ibrahem Saed Ahmd" w:date="2025-11-10T17:50:00Z" w16du:dateUtc="2025-11-10T15:50:00Z">
              <w:r>
                <w:t>N/A</w:t>
              </w:r>
            </w:ins>
          </w:p>
        </w:tc>
        <w:tc>
          <w:tcPr>
            <w:tcW w:w="987" w:type="dxa"/>
            <w:gridSpan w:val="2"/>
          </w:tcPr>
          <w:p w14:paraId="08B644EF" w14:textId="77777777" w:rsidR="00087E86" w:rsidRPr="004829F6" w:rsidRDefault="00087E86" w:rsidP="0000129C">
            <w:pPr>
              <w:pStyle w:val="TabNormal"/>
              <w:rPr>
                <w:ins w:id="79" w:author="Ibrahem Saed Ahmd" w:date="2025-11-10T17:50:00Z" w16du:dateUtc="2025-11-10T15:50:00Z"/>
              </w:rPr>
            </w:pPr>
            <w:ins w:id="80" w:author="Ibrahem Saed Ahmd" w:date="2025-11-10T17:50:00Z" w16du:dateUtc="2025-11-10T15:50:00Z">
              <w:r w:rsidRPr="004829F6">
                <w:t>(varies by layer)</w:t>
              </w:r>
            </w:ins>
          </w:p>
        </w:tc>
        <w:tc>
          <w:tcPr>
            <w:tcW w:w="2356" w:type="dxa"/>
            <w:gridSpan w:val="2"/>
          </w:tcPr>
          <w:p w14:paraId="537F4244" w14:textId="77777777" w:rsidR="00087E86" w:rsidRPr="004829F6" w:rsidRDefault="00087E86" w:rsidP="0000129C">
            <w:pPr>
              <w:pStyle w:val="TabNormal"/>
              <w:rPr>
                <w:ins w:id="81" w:author="Ibrahem Saed Ahmd" w:date="2025-11-10T17:50:00Z" w16du:dateUtc="2025-11-10T15:50:00Z"/>
              </w:rPr>
            </w:pPr>
            <w:ins w:id="82" w:author="Ibrahem Saed Ahmd" w:date="2025-11-10T17:50:00Z" w16du:dateUtc="2025-11-10T15:50:00Z">
              <w:r w:rsidRPr="004829F6">
                <w:t>Determines</w:t>
              </w:r>
              <w:r>
                <w:t xml:space="preserve"> the</w:t>
              </w:r>
              <w:r w:rsidRPr="004829F6">
                <w:t xml:space="preserve"> total Cu contribution per neuron</w:t>
              </w:r>
            </w:ins>
          </w:p>
        </w:tc>
      </w:tr>
      <w:tr w:rsidR="00087E86" w:rsidRPr="004829F6" w14:paraId="7BF01EDC" w14:textId="77777777" w:rsidTr="00087E86">
        <w:trPr>
          <w:gridBefore w:val="1"/>
          <w:wBefore w:w="1191" w:type="dxa"/>
          <w:cantSplit/>
          <w:ins w:id="83" w:author="Ibrahem Saed Ahmd" w:date="2025-11-10T17:50:00Z" w16du:dateUtc="2025-11-10T15:50:00Z"/>
        </w:trPr>
        <w:tc>
          <w:tcPr>
            <w:tcW w:w="1294" w:type="dxa"/>
          </w:tcPr>
          <w:p w14:paraId="6449378E" w14:textId="6A0D9B4D" w:rsidR="00087E86" w:rsidRPr="004829F6" w:rsidRDefault="00087E86" w:rsidP="0000129C">
            <w:pPr>
              <w:pStyle w:val="TabNormal"/>
              <w:rPr>
                <w:ins w:id="84" w:author="Ibrahem Saed Ahmd" w:date="2025-11-10T17:50:00Z" w16du:dateUtc="2025-11-10T15:50:00Z"/>
              </w:rPr>
            </w:pPr>
            <w:proofErr w:type="spellStart"/>
            <w:ins w:id="85" w:author="Ibrahem Saed Ahmd" w:date="2025-11-10T17:51:00Z" w16du:dateUtc="2025-11-10T15:51:00Z">
              <w:r w:rsidRPr="00087E86">
                <w:t>DSBitWidth</w:t>
              </w:r>
            </w:ins>
            <w:proofErr w:type="spellEnd"/>
          </w:p>
        </w:tc>
        <w:tc>
          <w:tcPr>
            <w:tcW w:w="1781" w:type="dxa"/>
            <w:gridSpan w:val="3"/>
          </w:tcPr>
          <w:p w14:paraId="67E53333" w14:textId="545466F6" w:rsidR="00087E86" w:rsidRPr="004829F6" w:rsidRDefault="00087E86" w:rsidP="0000129C">
            <w:pPr>
              <w:pStyle w:val="TabNormal"/>
              <w:rPr>
                <w:ins w:id="86" w:author="Ibrahem Saed Ahmd" w:date="2025-11-10T17:50:00Z" w16du:dateUtc="2025-11-10T15:50:00Z"/>
              </w:rPr>
            </w:pPr>
            <w:ins w:id="87" w:author="Ibrahem Saed Ahmd" w:date="2025-11-10T17:52:00Z" w16du:dateUtc="2025-11-10T15:52:00Z">
              <w:r w:rsidRPr="004829F6">
                <w:t xml:space="preserve">Number of </w:t>
              </w:r>
              <w:r>
                <w:t>bit</w:t>
              </w:r>
            </w:ins>
            <w:ins w:id="88" w:author="Ibrahem Saed Ahmd" w:date="2025-11-10T17:54:00Z" w16du:dateUtc="2025-11-10T15:54:00Z">
              <w:r>
                <w:t>s</w:t>
              </w:r>
            </w:ins>
            <w:ins w:id="89" w:author="Ibrahem Saed Ahmd" w:date="2025-11-10T17:52:00Z" w16du:dateUtc="2025-11-10T15:52:00Z">
              <w:r>
                <w:t xml:space="preserve"> width</w:t>
              </w:r>
            </w:ins>
          </w:p>
        </w:tc>
        <w:tc>
          <w:tcPr>
            <w:tcW w:w="1371" w:type="dxa"/>
            <w:gridSpan w:val="2"/>
          </w:tcPr>
          <w:p w14:paraId="5EEA2BF4" w14:textId="6C9A3AB1" w:rsidR="00087E86" w:rsidRPr="004829F6" w:rsidRDefault="00087E86" w:rsidP="0000129C">
            <w:pPr>
              <w:pStyle w:val="TabNormal"/>
              <w:rPr>
                <w:ins w:id="90" w:author="Ibrahem Saed Ahmd" w:date="2025-11-10T17:50:00Z" w16du:dateUtc="2025-11-10T15:50:00Z"/>
              </w:rPr>
            </w:pPr>
            <w:ins w:id="91" w:author="Ibrahem Saed Ahmd" w:date="2025-11-10T17:54:00Z" w16du:dateUtc="2025-11-10T15:54:00Z">
              <w:r>
                <w:t>integer</w:t>
              </w:r>
            </w:ins>
          </w:p>
        </w:tc>
        <w:tc>
          <w:tcPr>
            <w:tcW w:w="1635" w:type="dxa"/>
            <w:gridSpan w:val="2"/>
          </w:tcPr>
          <w:p w14:paraId="58A51637" w14:textId="422A93A2" w:rsidR="00087E86" w:rsidRPr="004829F6" w:rsidRDefault="00087E86" w:rsidP="0000129C">
            <w:pPr>
              <w:pStyle w:val="TabNormal"/>
              <w:rPr>
                <w:ins w:id="92" w:author="Ibrahem Saed Ahmd" w:date="2025-11-10T17:50:00Z" w16du:dateUtc="2025-11-10T15:50:00Z"/>
              </w:rPr>
            </w:pPr>
            <w:ins w:id="93" w:author="Ibrahem Saed Ahmd" w:date="2025-11-10T17:52:00Z" w16du:dateUtc="2025-11-10T15:52:00Z">
              <w:r>
                <w:t>4/8</w:t>
              </w:r>
            </w:ins>
          </w:p>
        </w:tc>
        <w:tc>
          <w:tcPr>
            <w:tcW w:w="2137" w:type="dxa"/>
            <w:gridSpan w:val="2"/>
          </w:tcPr>
          <w:p w14:paraId="50522F5F" w14:textId="77777777" w:rsidR="00087E86" w:rsidRPr="004829F6" w:rsidRDefault="00087E86" w:rsidP="0000129C">
            <w:pPr>
              <w:pStyle w:val="TabNormal"/>
              <w:rPr>
                <w:ins w:id="94" w:author="Ibrahem Saed Ahmd" w:date="2025-11-10T17:50:00Z" w16du:dateUtc="2025-11-10T15:50:00Z"/>
              </w:rPr>
            </w:pPr>
            <w:ins w:id="95" w:author="Ibrahem Saed Ahmd" w:date="2025-11-10T17:50:00Z" w16du:dateUtc="2025-11-10T15:50:00Z">
              <w:r w:rsidRPr="004829F6">
                <w:t>Determines</w:t>
              </w:r>
              <w:r>
                <w:t xml:space="preserve"> the</w:t>
              </w:r>
              <w:r w:rsidRPr="004829F6">
                <w:t xml:space="preserve"> total Cu contribution per neuron</w:t>
              </w:r>
            </w:ins>
          </w:p>
        </w:tc>
      </w:tr>
      <w:tr w:rsidR="00087E86" w:rsidRPr="004829F6" w14:paraId="76FE68D1" w14:textId="77777777" w:rsidTr="00087E86">
        <w:trPr>
          <w:gridBefore w:val="1"/>
          <w:wBefore w:w="1191" w:type="dxa"/>
          <w:cantSplit/>
          <w:ins w:id="96" w:author="Ibrahem Saed Ahmd" w:date="2025-11-10T17:50:00Z" w16du:dateUtc="2025-11-10T15:50:00Z"/>
        </w:trPr>
        <w:tc>
          <w:tcPr>
            <w:tcW w:w="1294" w:type="dxa"/>
          </w:tcPr>
          <w:p w14:paraId="6475726C" w14:textId="68B9A8ED" w:rsidR="00087E86" w:rsidRPr="004829F6" w:rsidRDefault="00087E86" w:rsidP="0000129C">
            <w:pPr>
              <w:pStyle w:val="TabNormal"/>
              <w:rPr>
                <w:ins w:id="97" w:author="Ibrahem Saed Ahmd" w:date="2025-11-10T17:50:00Z" w16du:dateUtc="2025-11-10T15:50:00Z"/>
              </w:rPr>
            </w:pPr>
            <w:proofErr w:type="spellStart"/>
            <w:ins w:id="98" w:author="Ibrahem Saed Ahmd" w:date="2025-11-10T17:51:00Z" w16du:dateUtc="2025-11-10T15:51:00Z">
              <w:r w:rsidRPr="00087E86">
                <w:t>DSClockMHz</w:t>
              </w:r>
            </w:ins>
            <w:proofErr w:type="spellEnd"/>
          </w:p>
        </w:tc>
        <w:tc>
          <w:tcPr>
            <w:tcW w:w="1781" w:type="dxa"/>
            <w:gridSpan w:val="3"/>
          </w:tcPr>
          <w:p w14:paraId="08B37E2B" w14:textId="7BA7773D" w:rsidR="00087E86" w:rsidRPr="004829F6" w:rsidRDefault="00087E86" w:rsidP="0000129C">
            <w:pPr>
              <w:pStyle w:val="TabNormal"/>
              <w:rPr>
                <w:ins w:id="99" w:author="Ibrahem Saed Ahmd" w:date="2025-11-10T17:50:00Z" w16du:dateUtc="2025-11-10T15:50:00Z"/>
              </w:rPr>
            </w:pPr>
            <w:ins w:id="100" w:author="Ibrahem Saed Ahmd" w:date="2025-11-10T17:54:00Z" w16du:dateUtc="2025-11-10T15:54:00Z">
              <w:r>
                <w:t>Clock frequency of DS</w:t>
              </w:r>
            </w:ins>
          </w:p>
        </w:tc>
        <w:tc>
          <w:tcPr>
            <w:tcW w:w="1371" w:type="dxa"/>
            <w:gridSpan w:val="2"/>
          </w:tcPr>
          <w:p w14:paraId="68FBDE6F" w14:textId="47BEB974" w:rsidR="00087E86" w:rsidRPr="004829F6" w:rsidRDefault="00087E86" w:rsidP="0000129C">
            <w:pPr>
              <w:pStyle w:val="TabNormal"/>
              <w:rPr>
                <w:ins w:id="101" w:author="Ibrahem Saed Ahmd" w:date="2025-11-10T17:50:00Z" w16du:dateUtc="2025-11-10T15:50:00Z"/>
              </w:rPr>
            </w:pPr>
            <w:ins w:id="102" w:author="Ibrahem Saed Ahmd" w:date="2025-11-10T17:55:00Z" w16du:dateUtc="2025-11-10T15:55:00Z">
              <w:r>
                <w:t>integer</w:t>
              </w:r>
            </w:ins>
          </w:p>
        </w:tc>
        <w:tc>
          <w:tcPr>
            <w:tcW w:w="1635" w:type="dxa"/>
            <w:gridSpan w:val="2"/>
          </w:tcPr>
          <w:p w14:paraId="2191259D" w14:textId="7AF06675" w:rsidR="00087E86" w:rsidRPr="004829F6" w:rsidRDefault="00087E86" w:rsidP="0000129C">
            <w:pPr>
              <w:pStyle w:val="TabNormal"/>
              <w:rPr>
                <w:ins w:id="103" w:author="Ibrahem Saed Ahmd" w:date="2025-11-10T17:50:00Z" w16du:dateUtc="2025-11-10T15:50:00Z"/>
              </w:rPr>
            </w:pPr>
            <w:ins w:id="104" w:author="Ibrahem Saed Ahmd" w:date="2025-11-10T17:56:00Z" w16du:dateUtc="2025-11-10T15:56:00Z">
              <w:r>
                <w:t>10</w:t>
              </w:r>
            </w:ins>
          </w:p>
        </w:tc>
        <w:tc>
          <w:tcPr>
            <w:tcW w:w="2137" w:type="dxa"/>
            <w:gridSpan w:val="2"/>
          </w:tcPr>
          <w:p w14:paraId="585CB0FB" w14:textId="77777777" w:rsidR="00087E86" w:rsidRPr="004829F6" w:rsidRDefault="00087E86" w:rsidP="0000129C">
            <w:pPr>
              <w:pStyle w:val="TabNormal"/>
              <w:rPr>
                <w:ins w:id="105" w:author="Ibrahem Saed Ahmd" w:date="2025-11-10T17:50:00Z" w16du:dateUtc="2025-11-10T15:50:00Z"/>
              </w:rPr>
            </w:pPr>
            <w:ins w:id="106" w:author="Ibrahem Saed Ahmd" w:date="2025-11-10T17:50:00Z" w16du:dateUtc="2025-11-10T15:50:00Z">
              <w:r w:rsidRPr="004829F6">
                <w:t>Determines</w:t>
              </w:r>
              <w:r>
                <w:t xml:space="preserve"> the</w:t>
              </w:r>
              <w:r w:rsidRPr="004829F6">
                <w:t xml:space="preserve"> total Cu contribution per neuron</w:t>
              </w:r>
            </w:ins>
          </w:p>
        </w:tc>
      </w:tr>
      <w:tr w:rsidR="009F6226" w:rsidRPr="009F6226" w14:paraId="6EFA1569" w14:textId="77777777" w:rsidTr="00087E86">
        <w:trPr>
          <w:gridBefore w:val="1"/>
          <w:gridAfter w:val="1"/>
          <w:wBefore w:w="1191" w:type="dxa"/>
          <w:wAfter w:w="705" w:type="dxa"/>
          <w:cantSplit/>
        </w:trPr>
        <w:tc>
          <w:tcPr>
            <w:tcW w:w="1397" w:type="dxa"/>
            <w:gridSpan w:val="2"/>
          </w:tcPr>
          <w:p w14:paraId="3837FC0B" w14:textId="729A023E" w:rsidR="009F6226" w:rsidRPr="004829F6" w:rsidRDefault="00087E86" w:rsidP="009F6226">
            <w:pPr>
              <w:pStyle w:val="TabNormal"/>
            </w:pPr>
            <w:proofErr w:type="spellStart"/>
            <w:ins w:id="107" w:author="Ibrahem Saed Ahmd" w:date="2025-11-10T17:51:00Z" w16du:dateUtc="2025-11-10T15:51:00Z">
              <w:r w:rsidRPr="00087E86">
                <w:t>DSMode</w:t>
              </w:r>
            </w:ins>
            <w:proofErr w:type="spellEnd"/>
            <w:del w:id="108" w:author="Ibrahem Saed Ahmd" w:date="2025-11-10T17:51:00Z" w16du:dateUtc="2025-11-10T15:51:00Z">
              <w:r w:rsidR="009F6226" w:rsidRPr="004829F6" w:rsidDel="00087E86">
                <w:delText>Nu</w:delText>
              </w:r>
            </w:del>
          </w:p>
        </w:tc>
        <w:tc>
          <w:tcPr>
            <w:tcW w:w="1659" w:type="dxa"/>
          </w:tcPr>
          <w:p w14:paraId="56CCF787" w14:textId="48479785" w:rsidR="009F6226" w:rsidRPr="004829F6" w:rsidRDefault="009F6226" w:rsidP="009F6226">
            <w:pPr>
              <w:pStyle w:val="TabNormal"/>
            </w:pPr>
            <w:del w:id="109" w:author="Ibrahem Saed Ahmd" w:date="2025-11-10T17:52:00Z" w16du:dateUtc="2025-11-10T15:52:00Z">
              <w:r w:rsidRPr="004829F6" w:rsidDel="00087E86">
                <w:delText xml:space="preserve">Number </w:delText>
              </w:r>
            </w:del>
            <w:proofErr w:type="gramStart"/>
            <w:ins w:id="110" w:author="Ibrahem Saed Ahmd" w:date="2025-11-10T17:52:00Z" w16du:dateUtc="2025-11-10T15:52:00Z">
              <w:r w:rsidR="00087E86">
                <w:t>activation</w:t>
              </w:r>
              <w:proofErr w:type="gramEnd"/>
              <w:r w:rsidR="00087E86">
                <w:t xml:space="preserve"> </w:t>
              </w:r>
              <w:proofErr w:type="gramStart"/>
              <w:r w:rsidR="00087E86">
                <w:t xml:space="preserve">mode </w:t>
              </w:r>
              <w:r w:rsidR="00087E86" w:rsidRPr="004829F6">
                <w:t xml:space="preserve"> </w:t>
              </w:r>
            </w:ins>
            <w:r w:rsidRPr="004829F6">
              <w:t>of</w:t>
            </w:r>
            <w:proofErr w:type="gramEnd"/>
            <w:ins w:id="111" w:author="Ibrahem Saed Ahmd" w:date="2025-11-10T17:52:00Z" w16du:dateUtc="2025-11-10T15:52:00Z">
              <w:r w:rsidR="00087E86">
                <w:t xml:space="preserve"> digital to spike conver</w:t>
              </w:r>
            </w:ins>
            <w:ins w:id="112" w:author="Ibrahem Saed Ahmd" w:date="2025-11-10T17:53:00Z" w16du:dateUtc="2025-11-10T15:53:00Z">
              <w:r w:rsidR="00087E86">
                <w:t>ter</w:t>
              </w:r>
            </w:ins>
            <w:r w:rsidRPr="004829F6">
              <w:t xml:space="preserve"> </w:t>
            </w:r>
            <w:del w:id="113" w:author="Ibrahem Saed Ahmd" w:date="2025-11-10T17:52:00Z" w16du:dateUtc="2025-11-10T15:52:00Z">
              <w:r w:rsidRPr="004829F6" w:rsidDel="00087E86">
                <w:delText>synaptic inputs</w:delText>
              </w:r>
            </w:del>
            <w:ins w:id="114" w:author="Ibrahem Saed Ahmd" w:date="2025-11-10T17:52:00Z" w16du:dateUtc="2025-11-10T15:52:00Z">
              <w:r w:rsidR="00087E86">
                <w:t>bit width</w:t>
              </w:r>
            </w:ins>
          </w:p>
        </w:tc>
        <w:tc>
          <w:tcPr>
            <w:tcW w:w="1114" w:type="dxa"/>
            <w:gridSpan w:val="2"/>
          </w:tcPr>
          <w:p w14:paraId="1040E577" w14:textId="2F6C9990" w:rsidR="009F6226" w:rsidRPr="004829F6" w:rsidRDefault="00532F97" w:rsidP="009F6226">
            <w:pPr>
              <w:pStyle w:val="TabNormal"/>
            </w:pPr>
            <w:del w:id="115" w:author="Ibrahem Saed Ahmd" w:date="2025-11-10T17:51:00Z" w16du:dateUtc="2025-11-10T15:51:00Z">
              <w:r w:rsidDel="00087E86">
                <w:delText>N/A</w:delText>
              </w:r>
            </w:del>
            <w:ins w:id="116" w:author="Ibrahem Saed Ahmd" w:date="2025-11-10T17:53:00Z" w16du:dateUtc="2025-11-10T15:53:00Z">
              <w:r w:rsidR="00087E86">
                <w:t>string</w:t>
              </w:r>
            </w:ins>
          </w:p>
        </w:tc>
        <w:tc>
          <w:tcPr>
            <w:tcW w:w="987" w:type="dxa"/>
            <w:gridSpan w:val="2"/>
          </w:tcPr>
          <w:p w14:paraId="24AFBD88" w14:textId="4A2499AD" w:rsidR="009F6226" w:rsidRPr="004829F6" w:rsidRDefault="00087E86" w:rsidP="009F6226">
            <w:pPr>
              <w:pStyle w:val="TabNormal"/>
            </w:pPr>
            <w:proofErr w:type="spellStart"/>
            <w:ins w:id="117" w:author="Ibrahem Saed Ahmd" w:date="2025-11-10T17:53:00Z" w16du:dateUtc="2025-11-10T15:53:00Z">
              <w:r w:rsidRPr="00087E86">
                <w:t>ThresholdMode</w:t>
              </w:r>
              <w:proofErr w:type="spellEnd"/>
              <w:r w:rsidRPr="00087E86">
                <w:t xml:space="preserve"> | </w:t>
              </w:r>
              <w:proofErr w:type="spellStart"/>
              <w:r w:rsidRPr="00087E86">
                <w:t>FrequencyMode</w:t>
              </w:r>
            </w:ins>
            <w:proofErr w:type="spellEnd"/>
            <w:del w:id="118" w:author="Ibrahem Saed Ahmd" w:date="2025-11-10T17:51:00Z" w16du:dateUtc="2025-11-10T15:51:00Z">
              <w:r w:rsidR="009F6226" w:rsidRPr="004829F6" w:rsidDel="00087E86">
                <w:delText>(varies by layer)</w:delText>
              </w:r>
            </w:del>
          </w:p>
        </w:tc>
        <w:tc>
          <w:tcPr>
            <w:tcW w:w="2356" w:type="dxa"/>
            <w:gridSpan w:val="2"/>
          </w:tcPr>
          <w:p w14:paraId="0506BFD6" w14:textId="6138EAB3" w:rsidR="009F6226" w:rsidRPr="004829F6" w:rsidRDefault="009F6226" w:rsidP="009F6226">
            <w:pPr>
              <w:pStyle w:val="TabNormal"/>
            </w:pPr>
            <w:r w:rsidRPr="004829F6">
              <w:t>Determines</w:t>
            </w:r>
            <w:r w:rsidR="00532F97">
              <w:t xml:space="preserve"> the</w:t>
            </w:r>
            <w:r w:rsidRPr="004829F6">
              <w:t xml:space="preserve"> </w:t>
            </w:r>
            <w:ins w:id="119" w:author="Ibrahem Saed Ahmd" w:date="2025-11-10T17:53:00Z" w16du:dateUtc="2025-11-10T15:53:00Z">
              <w:r w:rsidR="00087E86">
                <w:t>activation mode of the DS</w:t>
              </w:r>
            </w:ins>
            <w:del w:id="120" w:author="Ibrahem Saed Ahmd" w:date="2025-11-10T17:53:00Z" w16du:dateUtc="2025-11-10T15:53:00Z">
              <w:r w:rsidRPr="004829F6" w:rsidDel="00087E86">
                <w:delText>total Cu contribution per neuron</w:delText>
              </w:r>
            </w:del>
          </w:p>
        </w:tc>
      </w:tr>
    </w:tbl>
    <w:p w14:paraId="23B6098F" w14:textId="70BA648B" w:rsidR="005D5923" w:rsidRPr="001769DD" w:rsidRDefault="005D5923" w:rsidP="00F21E30">
      <w:pPr>
        <w:pStyle w:val="Step"/>
        <w:keepNext/>
      </w:pPr>
      <w:r w:rsidRPr="001769DD">
        <w:t>In a plain TXT file, define the neuron values.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1769DD" w14:paraId="4C9FA02F" w14:textId="77777777" w:rsidTr="001769DD">
        <w:tc>
          <w:tcPr>
            <w:tcW w:w="1297" w:type="dxa"/>
          </w:tcPr>
          <w:p w14:paraId="18CDFDFC" w14:textId="77777777" w:rsidR="001769DD" w:rsidRPr="00D747C8" w:rsidRDefault="001769DD" w:rsidP="001E0440">
            <w:pPr>
              <w:pStyle w:val="BodyText"/>
              <w:keepNext/>
              <w:spacing w:before="200"/>
              <w:ind w:left="0"/>
              <w:rPr>
                <w:b/>
                <w:bCs/>
                <w:i/>
                <w:iCs/>
              </w:rPr>
            </w:pPr>
            <w:r>
              <w:rPr>
                <w:b/>
                <w:bCs/>
                <w:i/>
                <w:iCs/>
              </w:rPr>
              <w:t>Important</w:t>
            </w:r>
            <w:r w:rsidRPr="00D747C8">
              <w:rPr>
                <w:b/>
                <w:bCs/>
                <w:i/>
                <w:iCs/>
              </w:rPr>
              <w:t>:</w:t>
            </w:r>
          </w:p>
        </w:tc>
        <w:tc>
          <w:tcPr>
            <w:tcW w:w="5790" w:type="dxa"/>
          </w:tcPr>
          <w:p w14:paraId="31956DBC" w14:textId="1A7EC248" w:rsidR="001769DD" w:rsidRPr="00D747C8" w:rsidRDefault="001769DD" w:rsidP="001E0440">
            <w:pPr>
              <w:pStyle w:val="BodyText"/>
              <w:keepNext/>
              <w:spacing w:before="200"/>
              <w:ind w:left="0"/>
              <w:rPr>
                <w:i/>
                <w:iCs/>
              </w:rPr>
            </w:pPr>
            <w:r w:rsidRPr="001769DD">
              <w:rPr>
                <w:i/>
                <w:iCs/>
              </w:rPr>
              <w:t xml:space="preserve">Each line shall contain values corresponding to the neurons in the first layer (without delimiters), representing the </w:t>
            </w:r>
            <w:proofErr w:type="gramStart"/>
            <w:r w:rsidRPr="001769DD">
              <w:rPr>
                <w:i/>
                <w:iCs/>
              </w:rPr>
              <w:t>input current</w:t>
            </w:r>
            <w:proofErr w:type="gramEnd"/>
            <w:r w:rsidRPr="001769DD">
              <w:rPr>
                <w:i/>
                <w:iCs/>
              </w:rPr>
              <w:t xml:space="preserve"> for each time step (or input channel).</w:t>
            </w:r>
          </w:p>
        </w:tc>
      </w:tr>
    </w:tbl>
    <w:p w14:paraId="24C66FCD" w14:textId="0DCE111C" w:rsidR="00A65C8E" w:rsidRPr="00B3065C" w:rsidRDefault="0077580D" w:rsidP="00F21E30">
      <w:pPr>
        <w:pStyle w:val="Step"/>
        <w:keepNext/>
        <w:numPr>
          <w:ilvl w:val="0"/>
          <w:numId w:val="0"/>
        </w:numPr>
        <w:ind w:left="1701"/>
      </w:pPr>
      <w:r>
        <w:t>For e</w:t>
      </w:r>
      <w:r w:rsidR="00A65C8E" w:rsidRPr="00B3065C">
        <w:t>xample:</w:t>
      </w:r>
    </w:p>
    <w:p w14:paraId="228D27AC" w14:textId="1D4B88CF" w:rsidR="00A65C8E" w:rsidRPr="00E74660" w:rsidRDefault="00A65C8E" w:rsidP="001E0440">
      <w:pPr>
        <w:pStyle w:val="Code"/>
        <w:keepNext/>
        <w:ind w:left="1701"/>
      </w:pPr>
      <w:r w:rsidRPr="00E74660">
        <w:t>1</w:t>
      </w:r>
      <w:r w:rsidR="006B4BF5">
        <w:t xml:space="preserve"> 0 1 0 1 1 1 0</w:t>
      </w:r>
    </w:p>
    <w:p w14:paraId="1C37C901" w14:textId="0B993338" w:rsidR="00A65C8E" w:rsidRPr="00E74660" w:rsidRDefault="00A65C8E" w:rsidP="001E0440">
      <w:pPr>
        <w:pStyle w:val="Code"/>
        <w:keepNext/>
        <w:ind w:left="1701"/>
      </w:pPr>
      <w:r w:rsidRPr="00E74660">
        <w:t>0</w:t>
      </w:r>
      <w:r w:rsidR="006B4BF5">
        <w:t xml:space="preserve"> 0 1 0 1 1 1 0</w:t>
      </w:r>
    </w:p>
    <w:p w14:paraId="2326E4D6" w14:textId="3520D491" w:rsidR="00A65C8E" w:rsidRPr="00E74660" w:rsidRDefault="00A65C8E" w:rsidP="00064459">
      <w:pPr>
        <w:pStyle w:val="Code"/>
        <w:ind w:left="1701"/>
      </w:pPr>
      <w:r w:rsidRPr="00E74660">
        <w:t>0</w:t>
      </w:r>
      <w:r w:rsidR="006B4BF5">
        <w:t xml:space="preserve"> 0 1 0 1 1 1 0</w:t>
      </w:r>
    </w:p>
    <w:p w14:paraId="2625A56F" w14:textId="5CBA93F1" w:rsidR="00A65C8E" w:rsidRPr="00E74660" w:rsidRDefault="00A65C8E" w:rsidP="00064459">
      <w:pPr>
        <w:pStyle w:val="Code"/>
        <w:ind w:left="1701"/>
      </w:pPr>
      <w:r w:rsidRPr="00E74660">
        <w:t>0</w:t>
      </w:r>
      <w:r w:rsidR="006B4BF5">
        <w:t xml:space="preserve"> 0 1 0 1 1 1 0</w:t>
      </w:r>
    </w:p>
    <w:p w14:paraId="0D4855F0" w14:textId="51748DAA" w:rsidR="00A65C8E" w:rsidRPr="00E74660" w:rsidRDefault="00A65C8E" w:rsidP="00064459">
      <w:pPr>
        <w:pStyle w:val="Code"/>
        <w:ind w:left="1701"/>
      </w:pPr>
      <w:r w:rsidRPr="00E74660">
        <w:t>1</w:t>
      </w:r>
      <w:r w:rsidR="006B4BF5">
        <w:t xml:space="preserve"> 0 1 0 1 1 1 0</w:t>
      </w:r>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6643"/>
      </w:tblGrid>
      <w:tr w:rsidR="005D5923" w:rsidRPr="009F6226" w14:paraId="3A7B94E1" w14:textId="77777777" w:rsidTr="009F7C9C">
        <w:tc>
          <w:tcPr>
            <w:tcW w:w="761" w:type="dxa"/>
          </w:tcPr>
          <w:p w14:paraId="37189A73" w14:textId="77777777" w:rsidR="005D5923" w:rsidRPr="00D747C8" w:rsidRDefault="005D5923" w:rsidP="00E564D1">
            <w:pPr>
              <w:pStyle w:val="BodyText"/>
              <w:spacing w:before="200"/>
              <w:ind w:left="0"/>
              <w:rPr>
                <w:b/>
                <w:bCs/>
                <w:i/>
                <w:iCs/>
              </w:rPr>
            </w:pPr>
            <w:r>
              <w:rPr>
                <w:b/>
                <w:bCs/>
                <w:i/>
                <w:iCs/>
              </w:rPr>
              <w:t>Tip</w:t>
            </w:r>
            <w:r w:rsidRPr="00D747C8">
              <w:rPr>
                <w:b/>
                <w:bCs/>
                <w:i/>
                <w:iCs/>
              </w:rPr>
              <w:t>:</w:t>
            </w:r>
          </w:p>
        </w:tc>
        <w:tc>
          <w:tcPr>
            <w:tcW w:w="6643" w:type="dxa"/>
          </w:tcPr>
          <w:p w14:paraId="2BD88BCC" w14:textId="77777777" w:rsidR="005D5923" w:rsidRDefault="005D5923" w:rsidP="00E564D1">
            <w:pPr>
              <w:pStyle w:val="BodyText"/>
              <w:spacing w:before="200"/>
              <w:ind w:left="0"/>
              <w:rPr>
                <w:i/>
                <w:iCs/>
              </w:rPr>
            </w:pPr>
            <w:r w:rsidRPr="005D5923">
              <w:rPr>
                <w:i/>
                <w:iCs/>
              </w:rPr>
              <w:t xml:space="preserve">You can </w:t>
            </w:r>
            <w:r>
              <w:rPr>
                <w:i/>
                <w:iCs/>
              </w:rPr>
              <w:t>use the provided Python</w:t>
            </w:r>
            <w:r w:rsidRPr="005D5923">
              <w:rPr>
                <w:i/>
                <w:iCs/>
              </w:rPr>
              <w:t xml:space="preserve"> </w:t>
            </w:r>
            <w:r w:rsidRPr="001769DD">
              <w:rPr>
                <w:b/>
                <w:bCs/>
                <w:i/>
                <w:iCs/>
              </w:rPr>
              <w:t>input_creator.py</w:t>
            </w:r>
            <w:r w:rsidRPr="005D5923">
              <w:rPr>
                <w:i/>
                <w:iCs/>
              </w:rPr>
              <w:t xml:space="preserve"> </w:t>
            </w:r>
            <w:r>
              <w:rPr>
                <w:i/>
                <w:iCs/>
              </w:rPr>
              <w:t xml:space="preserve">script to </w:t>
            </w:r>
            <w:r w:rsidRPr="005D5923">
              <w:rPr>
                <w:i/>
                <w:iCs/>
              </w:rPr>
              <w:t>generate input files</w:t>
            </w:r>
            <w:r>
              <w:rPr>
                <w:i/>
                <w:iCs/>
              </w:rPr>
              <w:t>; for example</w:t>
            </w:r>
            <w:r w:rsidRPr="005D5923">
              <w:rPr>
                <w:i/>
                <w:iCs/>
              </w:rPr>
              <w:t>:</w:t>
            </w:r>
          </w:p>
          <w:p w14:paraId="1B972F3E" w14:textId="77777777" w:rsidR="005D5923" w:rsidRPr="00E74660" w:rsidRDefault="005D5923" w:rsidP="001769DD">
            <w:pPr>
              <w:pStyle w:val="Code"/>
              <w:ind w:left="12"/>
            </w:pPr>
            <w:r w:rsidRPr="00E74660">
              <w:t>python input_creator.py</w:t>
            </w:r>
          </w:p>
          <w:p w14:paraId="45E9EED1" w14:textId="3339389E" w:rsidR="005D5923" w:rsidRPr="004829F6" w:rsidRDefault="005D5923" w:rsidP="001769DD">
            <w:pPr>
              <w:pStyle w:val="Code"/>
              <w:ind w:left="12"/>
              <w:rPr>
                <w:lang w:val="it-IT"/>
              </w:rPr>
            </w:pPr>
            <w:r w:rsidRPr="00E74660">
              <w:rPr>
                <w:lang w:val="it-IT"/>
              </w:rPr>
              <w:t>&gt; "1e-10 * math.sin(2 * math.pi * t * 5 + 3 * math.pi</w:t>
            </w:r>
            <w:r w:rsidR="009F6226">
              <w:rPr>
                <w:lang w:val="it-IT"/>
              </w:rPr>
              <w:t>/</w:t>
            </w:r>
            <w:r w:rsidRPr="00E74660">
              <w:rPr>
                <w:lang w:val="it-IT"/>
              </w:rPr>
              <w:t>2) + 1e-10"</w:t>
            </w:r>
          </w:p>
        </w:tc>
      </w:tr>
    </w:tbl>
    <w:p w14:paraId="33D2D198" w14:textId="3BDE39FE" w:rsidR="00064459" w:rsidRPr="001769DD" w:rsidRDefault="00064459" w:rsidP="00E74660">
      <w:pPr>
        <w:pStyle w:val="Heading2"/>
      </w:pPr>
      <w:bookmarkStart w:id="121" w:name="_Ref204517580"/>
      <w:bookmarkStart w:id="122" w:name="_Toc206519835"/>
      <w:r w:rsidRPr="001769DD">
        <w:lastRenderedPageBreak/>
        <w:t xml:space="preserve">Step 2: </w:t>
      </w:r>
      <w:r w:rsidR="006B4BF5" w:rsidRPr="001769DD">
        <w:t xml:space="preserve">Preparing the </w:t>
      </w:r>
      <w:r w:rsidR="005D5923" w:rsidRPr="001769DD">
        <w:t>JSON F</w:t>
      </w:r>
      <w:r w:rsidR="006B4BF5" w:rsidRPr="001769DD">
        <w:t>ile</w:t>
      </w:r>
      <w:bookmarkEnd w:id="121"/>
      <w:bookmarkEnd w:id="122"/>
    </w:p>
    <w:p w14:paraId="70054DF2" w14:textId="77777777" w:rsidR="006B4BF5" w:rsidRPr="001769DD" w:rsidRDefault="006B4BF5" w:rsidP="00212504">
      <w:pPr>
        <w:pStyle w:val="BodyText"/>
        <w:keepNext/>
      </w:pPr>
      <w:r w:rsidRPr="001769DD">
        <w:t>Do the following:</w:t>
      </w:r>
    </w:p>
    <w:p w14:paraId="168C1E66" w14:textId="36CD8347" w:rsidR="006B4BF5" w:rsidRPr="001769DD" w:rsidRDefault="00950434" w:rsidP="00212504">
      <w:pPr>
        <w:pStyle w:val="Bullet1"/>
        <w:keepNext/>
      </w:pPr>
      <w:r>
        <w:t>In a JSON file, d</w:t>
      </w:r>
      <w:r w:rsidR="006B4BF5" w:rsidRPr="001769DD">
        <w:t>efine your workspace parameters and input files paths.</w:t>
      </w:r>
    </w:p>
    <w:p w14:paraId="1876EEAC" w14:textId="77777777" w:rsidR="006B4BF5" w:rsidRPr="001769DD" w:rsidRDefault="006B4BF5" w:rsidP="00212504">
      <w:pPr>
        <w:pStyle w:val="Step"/>
        <w:keepNext/>
        <w:numPr>
          <w:ilvl w:val="0"/>
          <w:numId w:val="0"/>
        </w:numPr>
        <w:ind w:left="1701"/>
      </w:pPr>
      <w:r w:rsidRPr="001769DD">
        <w:t>For example:</w:t>
      </w:r>
    </w:p>
    <w:p w14:paraId="25AEF821" w14:textId="77777777" w:rsidR="006B4BF5" w:rsidRPr="001769DD" w:rsidRDefault="006B4BF5" w:rsidP="00212504">
      <w:pPr>
        <w:pStyle w:val="Bullet2"/>
        <w:keepNext/>
      </w:pPr>
      <w:r w:rsidRPr="001769DD">
        <w:t>For a LIF network:</w:t>
      </w:r>
    </w:p>
    <w:p w14:paraId="4F324915" w14:textId="77777777" w:rsidR="006B4BF5" w:rsidRPr="001769DD" w:rsidRDefault="006B4BF5" w:rsidP="00212504">
      <w:pPr>
        <w:pStyle w:val="Code"/>
        <w:keepNext/>
        <w:ind w:left="2127"/>
      </w:pPr>
      <w:r w:rsidRPr="001769DD">
        <w:t>{</w:t>
      </w:r>
    </w:p>
    <w:p w14:paraId="572A8F68" w14:textId="77777777" w:rsidR="006B4BF5" w:rsidRPr="001769DD" w:rsidRDefault="006B4BF5" w:rsidP="00212504">
      <w:pPr>
        <w:pStyle w:val="Code"/>
        <w:keepNext/>
        <w:ind w:left="2127"/>
      </w:pPr>
      <w:r w:rsidRPr="001769DD">
        <w:t xml:space="preserve">    "</w:t>
      </w:r>
      <w:proofErr w:type="spellStart"/>
      <w:r w:rsidRPr="001769DD">
        <w:t>output_directory</w:t>
      </w:r>
      <w:proofErr w:type="spellEnd"/>
      <w:r w:rsidRPr="001769DD">
        <w:t>": "./Tests/SNN/LIF/</w:t>
      </w:r>
      <w:proofErr w:type="spellStart"/>
      <w:r w:rsidRPr="001769DD">
        <w:t>sin_current_test</w:t>
      </w:r>
      <w:proofErr w:type="spellEnd"/>
      <w:r w:rsidRPr="001769DD">
        <w:t>/",</w:t>
      </w:r>
    </w:p>
    <w:p w14:paraId="16CC6E63" w14:textId="77777777" w:rsidR="006B4BF5" w:rsidRPr="001769DD" w:rsidRDefault="006B4BF5" w:rsidP="00212504">
      <w:pPr>
        <w:pStyle w:val="Code"/>
        <w:keepNext/>
        <w:ind w:left="2127"/>
      </w:pPr>
      <w:r w:rsidRPr="001769DD">
        <w:t xml:space="preserve">    "</w:t>
      </w:r>
      <w:proofErr w:type="spellStart"/>
      <w:r w:rsidRPr="001769DD">
        <w:t>xml_config_path</w:t>
      </w:r>
      <w:proofErr w:type="spellEnd"/>
      <w:r w:rsidRPr="001769DD">
        <w:t>": "./Tests/SNN/LIF/</w:t>
      </w:r>
      <w:proofErr w:type="spellStart"/>
      <w:r w:rsidRPr="001769DD">
        <w:t>sin_current_test</w:t>
      </w:r>
      <w:proofErr w:type="spellEnd"/>
      <w:r w:rsidRPr="001769DD">
        <w:t>/testFull.xml",</w:t>
      </w:r>
    </w:p>
    <w:p w14:paraId="3BB38B21" w14:textId="77777777" w:rsidR="006B4BF5" w:rsidRPr="001769DD" w:rsidRDefault="006B4BF5" w:rsidP="00212504">
      <w:pPr>
        <w:pStyle w:val="Code"/>
        <w:keepNext/>
        <w:ind w:left="2127"/>
      </w:pPr>
      <w:r w:rsidRPr="001769DD">
        <w:t xml:space="preserve">    "</w:t>
      </w:r>
      <w:proofErr w:type="spellStart"/>
      <w:r w:rsidRPr="001769DD">
        <w:t>data_input_file</w:t>
      </w:r>
      <w:proofErr w:type="spellEnd"/>
      <w:r w:rsidRPr="001769DD">
        <w:t>": "./Tests/SNN/LIF/</w:t>
      </w:r>
      <w:proofErr w:type="spellStart"/>
      <w:r w:rsidRPr="001769DD">
        <w:t>sin_current_test</w:t>
      </w:r>
      <w:proofErr w:type="spellEnd"/>
      <w:r w:rsidRPr="001769DD">
        <w:t>/input.txt",</w:t>
      </w:r>
    </w:p>
    <w:p w14:paraId="71ED4F8C" w14:textId="77777777" w:rsidR="006B4BF5" w:rsidRPr="001769DD" w:rsidRDefault="006B4BF5" w:rsidP="00212504">
      <w:pPr>
        <w:pStyle w:val="Code"/>
        <w:keepNext/>
        <w:ind w:left="2127"/>
      </w:pPr>
      <w:r w:rsidRPr="001769DD">
        <w:tab/>
        <w:t>"</w:t>
      </w:r>
      <w:proofErr w:type="spellStart"/>
      <w:r w:rsidRPr="001769DD">
        <w:t>progress_interval_seconds</w:t>
      </w:r>
      <w:proofErr w:type="spellEnd"/>
      <w:r w:rsidRPr="001769DD">
        <w:t>": 2</w:t>
      </w:r>
    </w:p>
    <w:p w14:paraId="65F6437C" w14:textId="3811908A" w:rsidR="006B4BF5" w:rsidRPr="001769DD" w:rsidRDefault="006B4BF5" w:rsidP="00212504">
      <w:pPr>
        <w:pStyle w:val="Code"/>
        <w:keepNext/>
        <w:ind w:left="2127"/>
      </w:pPr>
      <w:r w:rsidRPr="001769DD">
        <w:t>}</w:t>
      </w:r>
    </w:p>
    <w:p w14:paraId="3387E5BB" w14:textId="77777777" w:rsidR="006B4BF5" w:rsidRPr="001769DD" w:rsidRDefault="006B4BF5" w:rsidP="001769DD">
      <w:pPr>
        <w:pStyle w:val="Bullet2"/>
        <w:keepNext/>
      </w:pPr>
      <w:r w:rsidRPr="001769DD">
        <w:t>For a BIU network:</w:t>
      </w:r>
    </w:p>
    <w:p w14:paraId="6DEEBB12" w14:textId="77777777" w:rsidR="00C6495A" w:rsidRPr="00C6495A" w:rsidRDefault="00C6495A" w:rsidP="00C6495A">
      <w:pPr>
        <w:pStyle w:val="Code"/>
        <w:keepNext/>
        <w:ind w:left="2127"/>
        <w:rPr>
          <w:ins w:id="123" w:author="Ibrahem Saed Ahmd" w:date="2025-11-10T18:00:00Z"/>
        </w:rPr>
      </w:pPr>
      <w:ins w:id="124" w:author="Ibrahem Saed Ahmd" w:date="2025-11-10T18:00:00Z">
        <w:r w:rsidRPr="00C6495A">
          <w:t>{</w:t>
        </w:r>
      </w:ins>
    </w:p>
    <w:p w14:paraId="7A8B9C0B" w14:textId="77777777" w:rsidR="00C6495A" w:rsidRPr="00C6495A" w:rsidRDefault="00C6495A" w:rsidP="00C6495A">
      <w:pPr>
        <w:pStyle w:val="Code"/>
        <w:keepNext/>
        <w:ind w:left="2127"/>
        <w:rPr>
          <w:ins w:id="125" w:author="Ibrahem Saed Ahmd" w:date="2025-11-10T18:00:00Z"/>
        </w:rPr>
      </w:pPr>
      <w:ins w:id="126" w:author="Ibrahem Saed Ahmd" w:date="2025-11-10T18:00:00Z">
        <w:r w:rsidRPr="00C6495A">
          <w:t xml:space="preserve">  "</w:t>
        </w:r>
        <w:proofErr w:type="spellStart"/>
        <w:proofErr w:type="gramStart"/>
        <w:r w:rsidRPr="00C6495A">
          <w:t>output</w:t>
        </w:r>
        <w:proofErr w:type="gramEnd"/>
        <w:r w:rsidRPr="00C6495A">
          <w:t>_directory</w:t>
        </w:r>
        <w:proofErr w:type="spellEnd"/>
        <w:r w:rsidRPr="00C6495A">
          <w:t xml:space="preserve">": </w:t>
        </w:r>
        <w:proofErr w:type="gramStart"/>
        <w:r w:rsidRPr="00C6495A">
          <w:t>"./</w:t>
        </w:r>
        <w:proofErr w:type="gramEnd"/>
        <w:r w:rsidRPr="00C6495A">
          <w:t>Tests/SNN/BIU/</w:t>
        </w:r>
        <w:proofErr w:type="spellStart"/>
        <w:r w:rsidRPr="00C6495A">
          <w:t>output_directory</w:t>
        </w:r>
        <w:proofErr w:type="spellEnd"/>
        <w:r w:rsidRPr="00C6495A">
          <w:t>",</w:t>
        </w:r>
      </w:ins>
    </w:p>
    <w:p w14:paraId="58EE5199" w14:textId="77777777" w:rsidR="00C6495A" w:rsidRPr="00C6495A" w:rsidRDefault="00C6495A" w:rsidP="00C6495A">
      <w:pPr>
        <w:pStyle w:val="Code"/>
        <w:keepNext/>
        <w:ind w:left="2127"/>
        <w:rPr>
          <w:ins w:id="127" w:author="Ibrahem Saed Ahmd" w:date="2025-11-10T18:00:00Z"/>
        </w:rPr>
      </w:pPr>
      <w:ins w:id="128" w:author="Ibrahem Saed Ahmd" w:date="2025-11-10T18:00:00Z">
        <w:r w:rsidRPr="00C6495A">
          <w:t xml:space="preserve">  "</w:t>
        </w:r>
        <w:proofErr w:type="spellStart"/>
        <w:proofErr w:type="gramStart"/>
        <w:r w:rsidRPr="00C6495A">
          <w:t>xml</w:t>
        </w:r>
        <w:proofErr w:type="gramEnd"/>
        <w:r w:rsidRPr="00C6495A">
          <w:t>_config_path</w:t>
        </w:r>
        <w:proofErr w:type="spellEnd"/>
        <w:r w:rsidRPr="00C6495A">
          <w:t>": "./Tests/SNN/BIU/test.xml",</w:t>
        </w:r>
      </w:ins>
    </w:p>
    <w:p w14:paraId="49BD414F" w14:textId="77777777" w:rsidR="00C6495A" w:rsidRPr="00C6495A" w:rsidRDefault="00C6495A" w:rsidP="00C6495A">
      <w:pPr>
        <w:pStyle w:val="Code"/>
        <w:keepNext/>
        <w:ind w:left="2127"/>
        <w:rPr>
          <w:ins w:id="129" w:author="Ibrahem Saed Ahmd" w:date="2025-11-10T18:00:00Z"/>
        </w:rPr>
      </w:pPr>
      <w:ins w:id="130" w:author="Ibrahem Saed Ahmd" w:date="2025-11-10T18:00:00Z">
        <w:r w:rsidRPr="00C6495A">
          <w:t xml:space="preserve">  "</w:t>
        </w:r>
        <w:proofErr w:type="spellStart"/>
        <w:proofErr w:type="gramStart"/>
        <w:r w:rsidRPr="00C6495A">
          <w:t>sup</w:t>
        </w:r>
        <w:proofErr w:type="gramEnd"/>
        <w:r w:rsidRPr="00C6495A">
          <w:t>_xml_config_path</w:t>
        </w:r>
        <w:proofErr w:type="spellEnd"/>
        <w:r w:rsidRPr="00C6495A">
          <w:t>": "./Tests/SNN/BIU/supervisor.xml",</w:t>
        </w:r>
      </w:ins>
    </w:p>
    <w:p w14:paraId="7C7F4EA9" w14:textId="77777777" w:rsidR="00C6495A" w:rsidRPr="00C6495A" w:rsidRDefault="00C6495A" w:rsidP="00C6495A">
      <w:pPr>
        <w:pStyle w:val="Code"/>
        <w:keepNext/>
        <w:ind w:left="2127"/>
        <w:rPr>
          <w:ins w:id="131" w:author="Ibrahem Saed Ahmd" w:date="2025-11-10T18:00:00Z"/>
        </w:rPr>
      </w:pPr>
      <w:ins w:id="132" w:author="Ibrahem Saed Ahmd" w:date="2025-11-10T18:00:00Z">
        <w:r w:rsidRPr="00C6495A">
          <w:t xml:space="preserve">  "</w:t>
        </w:r>
        <w:proofErr w:type="spellStart"/>
        <w:proofErr w:type="gramStart"/>
        <w:r w:rsidRPr="00C6495A">
          <w:t>data</w:t>
        </w:r>
        <w:proofErr w:type="gramEnd"/>
        <w:r w:rsidRPr="00C6495A">
          <w:t>_input_file</w:t>
        </w:r>
        <w:proofErr w:type="spellEnd"/>
        <w:r w:rsidRPr="00C6495A">
          <w:t>": "./Tests/SNN/BIU/input.txt",</w:t>
        </w:r>
      </w:ins>
    </w:p>
    <w:p w14:paraId="3AF996DE" w14:textId="77777777" w:rsidR="00C6495A" w:rsidRPr="00C6495A" w:rsidRDefault="00C6495A" w:rsidP="00C6495A">
      <w:pPr>
        <w:pStyle w:val="Code"/>
        <w:keepNext/>
        <w:ind w:left="2127"/>
        <w:rPr>
          <w:ins w:id="133" w:author="Ibrahem Saed Ahmd" w:date="2025-11-10T18:00:00Z"/>
        </w:rPr>
      </w:pPr>
      <w:ins w:id="134" w:author="Ibrahem Saed Ahmd" w:date="2025-11-10T18:00:00Z">
        <w:r w:rsidRPr="00C6495A">
          <w:t xml:space="preserve">  "</w:t>
        </w:r>
        <w:proofErr w:type="spellStart"/>
        <w:proofErr w:type="gramStart"/>
        <w:r w:rsidRPr="00C6495A">
          <w:t>synapses</w:t>
        </w:r>
        <w:proofErr w:type="gramEnd"/>
        <w:r w:rsidRPr="00C6495A">
          <w:t>_energy_table_path</w:t>
        </w:r>
        <w:proofErr w:type="spellEnd"/>
        <w:r w:rsidRPr="00C6495A">
          <w:t>": "./Tests/SNN/BIU/Spike-in_vs_Not_spike-in.csv",</w:t>
        </w:r>
      </w:ins>
    </w:p>
    <w:p w14:paraId="141D84AA" w14:textId="77777777" w:rsidR="00C6495A" w:rsidRPr="00C6495A" w:rsidRDefault="00C6495A" w:rsidP="00C6495A">
      <w:pPr>
        <w:pStyle w:val="Code"/>
        <w:keepNext/>
        <w:ind w:left="2127"/>
        <w:rPr>
          <w:ins w:id="135" w:author="Ibrahem Saed Ahmd" w:date="2025-11-10T18:00:00Z"/>
        </w:rPr>
      </w:pPr>
      <w:ins w:id="136" w:author="Ibrahem Saed Ahmd" w:date="2025-11-10T18:00:00Z">
        <w:r w:rsidRPr="00C6495A">
          <w:t xml:space="preserve">  "</w:t>
        </w:r>
        <w:proofErr w:type="spellStart"/>
        <w:proofErr w:type="gramStart"/>
        <w:r w:rsidRPr="00C6495A">
          <w:t>neuron</w:t>
        </w:r>
        <w:proofErr w:type="gramEnd"/>
        <w:r w:rsidRPr="00C6495A">
          <w:t>_energy_table_path</w:t>
        </w:r>
        <w:proofErr w:type="spellEnd"/>
        <w:r w:rsidRPr="00C6495A">
          <w:t>": "./Tests/SNN/BIU/Energy_Neuron_CSV_Content.csv",</w:t>
        </w:r>
      </w:ins>
    </w:p>
    <w:p w14:paraId="4B772235" w14:textId="77777777" w:rsidR="00C6495A" w:rsidRPr="00C6495A" w:rsidRDefault="00C6495A" w:rsidP="00C6495A">
      <w:pPr>
        <w:pStyle w:val="Code"/>
        <w:keepNext/>
        <w:ind w:left="2127"/>
        <w:rPr>
          <w:ins w:id="137" w:author="Ibrahem Saed Ahmd" w:date="2025-11-10T18:00:00Z"/>
        </w:rPr>
      </w:pPr>
      <w:ins w:id="138" w:author="Ibrahem Saed Ahmd" w:date="2025-11-10T18:00:00Z">
        <w:r w:rsidRPr="00C6495A">
          <w:t xml:space="preserve">  "</w:t>
        </w:r>
        <w:proofErr w:type="spellStart"/>
        <w:proofErr w:type="gramStart"/>
        <w:r w:rsidRPr="00C6495A">
          <w:t>progress</w:t>
        </w:r>
        <w:proofErr w:type="gramEnd"/>
        <w:r w:rsidRPr="00C6495A">
          <w:t>_interval_seconds</w:t>
        </w:r>
        <w:proofErr w:type="spellEnd"/>
        <w:r w:rsidRPr="00C6495A">
          <w:t>": 2</w:t>
        </w:r>
      </w:ins>
    </w:p>
    <w:p w14:paraId="5CD6767B" w14:textId="34682ACA" w:rsidR="006B4BF5" w:rsidRPr="001769DD" w:rsidDel="00C6495A" w:rsidRDefault="00C6495A" w:rsidP="00C6495A">
      <w:pPr>
        <w:pStyle w:val="Code"/>
        <w:keepNext/>
        <w:ind w:left="2127"/>
        <w:rPr>
          <w:del w:id="139" w:author="Ibrahem Saed Ahmd" w:date="2025-11-10T18:00:00Z" w16du:dateUtc="2025-11-10T16:00:00Z"/>
        </w:rPr>
      </w:pPr>
      <w:ins w:id="140" w:author="Ibrahem Saed Ahmd" w:date="2025-11-10T18:00:00Z">
        <w:r w:rsidRPr="00C6495A">
          <w:t>}</w:t>
        </w:r>
      </w:ins>
      <w:del w:id="141" w:author="Ibrahem Saed Ahmd" w:date="2025-11-10T18:00:00Z" w16du:dateUtc="2025-11-10T16:00:00Z">
        <w:r w:rsidR="006B4BF5" w:rsidRPr="001769DD" w:rsidDel="00C6495A">
          <w:delText>{</w:delText>
        </w:r>
      </w:del>
    </w:p>
    <w:p w14:paraId="2A8C26AD" w14:textId="722026A3" w:rsidR="006B4BF5" w:rsidRPr="001769DD" w:rsidDel="00C6495A" w:rsidRDefault="006B4BF5" w:rsidP="001769DD">
      <w:pPr>
        <w:pStyle w:val="Code"/>
        <w:keepNext/>
        <w:ind w:left="2127"/>
        <w:rPr>
          <w:del w:id="142" w:author="Ibrahem Saed Ahmd" w:date="2025-11-10T18:00:00Z" w16du:dateUtc="2025-11-10T16:00:00Z"/>
        </w:rPr>
      </w:pPr>
      <w:del w:id="143" w:author="Ibrahem Saed Ahmd" w:date="2025-11-10T18:00:00Z" w16du:dateUtc="2025-11-10T16:00:00Z">
        <w:r w:rsidRPr="001769DD" w:rsidDel="00C6495A">
          <w:delText xml:space="preserve">    "output_directory": "./Tests/SNN/BIU/",</w:delText>
        </w:r>
      </w:del>
    </w:p>
    <w:p w14:paraId="5DB47417" w14:textId="334CB65E" w:rsidR="006B4BF5" w:rsidRPr="001769DD" w:rsidDel="00C6495A" w:rsidRDefault="006B4BF5" w:rsidP="006B4BF5">
      <w:pPr>
        <w:pStyle w:val="Code"/>
        <w:ind w:left="2127"/>
        <w:rPr>
          <w:del w:id="144" w:author="Ibrahem Saed Ahmd" w:date="2025-11-10T18:00:00Z" w16du:dateUtc="2025-11-10T16:00:00Z"/>
        </w:rPr>
      </w:pPr>
      <w:del w:id="145" w:author="Ibrahem Saed Ahmd" w:date="2025-11-10T18:00:00Z" w16du:dateUtc="2025-11-10T16:00:00Z">
        <w:r w:rsidRPr="001769DD" w:rsidDel="00C6495A">
          <w:delText xml:space="preserve">    "xml_config_path": "./Tests/SNN/BIU/test.xml",</w:delText>
        </w:r>
      </w:del>
    </w:p>
    <w:p w14:paraId="6ED68DDD" w14:textId="695D1895" w:rsidR="006B4BF5" w:rsidRPr="001769DD" w:rsidDel="00C6495A" w:rsidRDefault="006B4BF5" w:rsidP="006B4BF5">
      <w:pPr>
        <w:pStyle w:val="Code"/>
        <w:ind w:left="2127"/>
        <w:rPr>
          <w:del w:id="146" w:author="Ibrahem Saed Ahmd" w:date="2025-11-10T18:00:00Z" w16du:dateUtc="2025-11-10T16:00:00Z"/>
        </w:rPr>
      </w:pPr>
      <w:del w:id="147" w:author="Ibrahem Saed Ahmd" w:date="2025-11-10T18:00:00Z" w16du:dateUtc="2025-11-10T16:00:00Z">
        <w:r w:rsidRPr="001769DD" w:rsidDel="00C6495A">
          <w:tab/>
          <w:delText>"sup_xml_config_path": "./Tests/SNN/BIU/supervisor.xml",</w:delText>
        </w:r>
      </w:del>
    </w:p>
    <w:p w14:paraId="380D4CA0" w14:textId="0EB0532A" w:rsidR="006B4BF5" w:rsidRPr="001769DD" w:rsidDel="00C6495A" w:rsidRDefault="006B4BF5" w:rsidP="006B4BF5">
      <w:pPr>
        <w:pStyle w:val="Code"/>
        <w:ind w:left="2127"/>
        <w:rPr>
          <w:del w:id="148" w:author="Ibrahem Saed Ahmd" w:date="2025-11-10T18:00:00Z" w16du:dateUtc="2025-11-10T16:00:00Z"/>
        </w:rPr>
      </w:pPr>
      <w:del w:id="149" w:author="Ibrahem Saed Ahmd" w:date="2025-11-10T18:00:00Z" w16du:dateUtc="2025-11-10T16:00:00Z">
        <w:r w:rsidRPr="001769DD" w:rsidDel="00C6495A">
          <w:delText xml:space="preserve">    "data_input_file": "./Tests/SNN/BIU/input.txt",</w:delText>
        </w:r>
      </w:del>
    </w:p>
    <w:p w14:paraId="71415AFB" w14:textId="63DD8197" w:rsidR="006B4BF5" w:rsidRPr="001769DD" w:rsidDel="00C6495A" w:rsidRDefault="006B4BF5" w:rsidP="006B4BF5">
      <w:pPr>
        <w:pStyle w:val="Code"/>
        <w:ind w:left="2127"/>
        <w:rPr>
          <w:del w:id="150" w:author="Ibrahem Saed Ahmd" w:date="2025-11-10T18:00:00Z" w16du:dateUtc="2025-11-10T16:00:00Z"/>
        </w:rPr>
      </w:pPr>
      <w:del w:id="151" w:author="Ibrahem Saed Ahmd" w:date="2025-11-10T18:00:00Z" w16du:dateUtc="2025-11-10T16:00:00Z">
        <w:r w:rsidRPr="001769DD" w:rsidDel="00C6495A">
          <w:tab/>
          <w:delText>"progress_interval_seconds": 2</w:delText>
        </w:r>
      </w:del>
    </w:p>
    <w:p w14:paraId="3156C614" w14:textId="43C1693A" w:rsidR="006B4BF5" w:rsidRDefault="006B4BF5" w:rsidP="006B4BF5">
      <w:pPr>
        <w:pStyle w:val="Code"/>
        <w:ind w:left="2127"/>
      </w:pPr>
      <w:del w:id="152" w:author="Ibrahem Saed Ahmd" w:date="2025-11-10T18:00:00Z" w16du:dateUtc="2025-11-10T16:00:00Z">
        <w:r w:rsidRPr="001769DD" w:rsidDel="00C6495A">
          <w:delText>}</w:delText>
        </w:r>
      </w:del>
    </w:p>
    <w:tbl>
      <w:tblPr>
        <w:tblStyle w:val="TableGrid"/>
        <w:tblW w:w="7546"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6783"/>
      </w:tblGrid>
      <w:tr w:rsidR="00772413" w14:paraId="26C3F4C0" w14:textId="77777777" w:rsidTr="001E0440">
        <w:tc>
          <w:tcPr>
            <w:tcW w:w="763" w:type="dxa"/>
          </w:tcPr>
          <w:p w14:paraId="15B8BA32" w14:textId="77777777" w:rsidR="00772413" w:rsidRPr="00D747C8" w:rsidRDefault="00772413" w:rsidP="00E564D1">
            <w:pPr>
              <w:pStyle w:val="BodyText"/>
              <w:spacing w:before="200"/>
              <w:ind w:left="0"/>
              <w:rPr>
                <w:b/>
                <w:bCs/>
                <w:i/>
                <w:iCs/>
              </w:rPr>
            </w:pPr>
            <w:r w:rsidRPr="00D747C8">
              <w:rPr>
                <w:b/>
                <w:bCs/>
                <w:i/>
                <w:iCs/>
              </w:rPr>
              <w:lastRenderedPageBreak/>
              <w:t>Note:</w:t>
            </w:r>
          </w:p>
        </w:tc>
        <w:tc>
          <w:tcPr>
            <w:tcW w:w="6783" w:type="dxa"/>
          </w:tcPr>
          <w:p w14:paraId="162F207B" w14:textId="77777777" w:rsidR="00772413" w:rsidRDefault="00772413" w:rsidP="00E564D1">
            <w:pPr>
              <w:pStyle w:val="BodyText"/>
              <w:spacing w:before="200"/>
              <w:ind w:left="0"/>
              <w:rPr>
                <w:ins w:id="153" w:author="Ibrahem Saed Ahmd" w:date="2025-11-10T18:02:00Z" w16du:dateUtc="2025-11-10T16:02:00Z"/>
                <w:i/>
                <w:iCs/>
              </w:rPr>
            </w:pPr>
            <w:proofErr w:type="spellStart"/>
            <w:r w:rsidRPr="001E0440">
              <w:rPr>
                <w:b/>
                <w:bCs/>
                <w:i/>
                <w:iCs/>
              </w:rPr>
              <w:t>sup_xml_config_path</w:t>
            </w:r>
            <w:proofErr w:type="spellEnd"/>
            <w:r w:rsidRPr="00772413">
              <w:rPr>
                <w:i/>
                <w:iCs/>
              </w:rPr>
              <w:t xml:space="preserve"> is an optional field </w:t>
            </w:r>
            <w:r>
              <w:rPr>
                <w:i/>
                <w:iCs/>
              </w:rPr>
              <w:t>used only by the BIU n</w:t>
            </w:r>
            <w:r w:rsidRPr="00772413">
              <w:rPr>
                <w:i/>
                <w:iCs/>
              </w:rPr>
              <w:t>etwor</w:t>
            </w:r>
            <w:r>
              <w:rPr>
                <w:i/>
                <w:iCs/>
              </w:rPr>
              <w:t xml:space="preserve">k; all </w:t>
            </w:r>
            <w:r w:rsidRPr="00772413">
              <w:rPr>
                <w:i/>
                <w:iCs/>
              </w:rPr>
              <w:t xml:space="preserve">other fields are </w:t>
            </w:r>
            <w:r w:rsidR="001E0440">
              <w:rPr>
                <w:i/>
                <w:iCs/>
              </w:rPr>
              <w:t>used by both the LIF and BIU networks</w:t>
            </w:r>
            <w:r>
              <w:rPr>
                <w:i/>
                <w:iCs/>
              </w:rPr>
              <w:t>.</w:t>
            </w:r>
          </w:p>
          <w:p w14:paraId="75AC85FE" w14:textId="77777777" w:rsidR="00C6495A" w:rsidRPr="00C6495A" w:rsidRDefault="00C6495A" w:rsidP="00C6495A">
            <w:pPr>
              <w:pStyle w:val="BodyText"/>
              <w:spacing w:before="200"/>
              <w:ind w:left="0"/>
              <w:rPr>
                <w:ins w:id="154" w:author="Ibrahem Saed Ahmd" w:date="2025-11-10T18:02:00Z" w16du:dateUtc="2025-11-10T16:02:00Z"/>
                <w:i/>
                <w:iCs/>
              </w:rPr>
            </w:pPr>
            <w:ins w:id="155" w:author="Ibrahem Saed Ahmd" w:date="2025-11-10T18:02:00Z" w16du:dateUtc="2025-11-10T16:02:00Z">
              <w:r w:rsidRPr="00C6495A">
                <w:rPr>
                  <w:i/>
                  <w:iCs/>
                </w:rPr>
                <w:t>•</w:t>
              </w:r>
              <w:r w:rsidRPr="00C6495A">
                <w:rPr>
                  <w:i/>
                  <w:iCs/>
                </w:rPr>
                <w:tab/>
              </w:r>
              <w:proofErr w:type="spellStart"/>
              <w:r w:rsidRPr="00C6495A">
                <w:rPr>
                  <w:i/>
                  <w:iCs/>
                </w:rPr>
                <w:t>neuron_energy_table_path</w:t>
              </w:r>
              <w:proofErr w:type="spellEnd"/>
              <w:r w:rsidRPr="00C6495A">
                <w:rPr>
                  <w:i/>
                  <w:iCs/>
                </w:rPr>
                <w:t>: Path to neuron energy CSV.</w:t>
              </w:r>
            </w:ins>
          </w:p>
          <w:p w14:paraId="6ACBC7FC" w14:textId="769D6764" w:rsidR="00C6495A" w:rsidRPr="00D747C8" w:rsidRDefault="00C6495A" w:rsidP="00C6495A">
            <w:pPr>
              <w:pStyle w:val="BodyText"/>
              <w:spacing w:before="200"/>
              <w:ind w:left="0"/>
              <w:rPr>
                <w:i/>
                <w:iCs/>
              </w:rPr>
            </w:pPr>
            <w:ins w:id="156" w:author="Ibrahem Saed Ahmd" w:date="2025-11-10T18:02:00Z" w16du:dateUtc="2025-11-10T16:02:00Z">
              <w:r w:rsidRPr="00C6495A">
                <w:rPr>
                  <w:i/>
                  <w:iCs/>
                </w:rPr>
                <w:t>•</w:t>
              </w:r>
              <w:r w:rsidRPr="00C6495A">
                <w:rPr>
                  <w:i/>
                  <w:iCs/>
                </w:rPr>
                <w:tab/>
              </w:r>
              <w:proofErr w:type="spellStart"/>
              <w:r w:rsidRPr="00C6495A">
                <w:rPr>
                  <w:i/>
                  <w:iCs/>
                </w:rPr>
                <w:t>synapses_energy_table_path</w:t>
              </w:r>
              <w:proofErr w:type="spellEnd"/>
              <w:r w:rsidRPr="00C6495A">
                <w:rPr>
                  <w:i/>
                  <w:iCs/>
                </w:rPr>
                <w:t xml:space="preserve">: Path to synapse energy CSV. These are read by </w:t>
              </w:r>
              <w:proofErr w:type="spellStart"/>
              <w:r w:rsidRPr="00C6495A">
                <w:rPr>
                  <w:i/>
                  <w:iCs/>
                </w:rPr>
                <w:t>parseConfigFromFile</w:t>
              </w:r>
              <w:proofErr w:type="spellEnd"/>
              <w:r w:rsidRPr="00C6495A">
                <w:rPr>
                  <w:i/>
                  <w:iCs/>
                </w:rPr>
                <w:t xml:space="preserve"> and copied into </w:t>
              </w:r>
              <w:proofErr w:type="spellStart"/>
              <w:r w:rsidRPr="00C6495A">
                <w:rPr>
                  <w:i/>
                  <w:iCs/>
                </w:rPr>
                <w:t>NetworkParameters</w:t>
              </w:r>
              <w:proofErr w:type="spellEnd"/>
              <w:r w:rsidRPr="00C6495A">
                <w:rPr>
                  <w:i/>
                  <w:iCs/>
                </w:rPr>
                <w:t xml:space="preserve"> (overriding XML values if present).</w:t>
              </w:r>
            </w:ins>
          </w:p>
        </w:tc>
      </w:tr>
    </w:tbl>
    <w:p w14:paraId="69A800DD" w14:textId="07DC5F09" w:rsidR="00A16AD9" w:rsidRPr="00A65C8E" w:rsidRDefault="00A16AD9" w:rsidP="001E0440">
      <w:pPr>
        <w:pStyle w:val="Bullet2"/>
        <w:numPr>
          <w:ilvl w:val="0"/>
          <w:numId w:val="0"/>
        </w:numPr>
        <w:ind w:left="2127"/>
      </w:pPr>
    </w:p>
    <w:p w14:paraId="04FDFAF3" w14:textId="05321B9B" w:rsidR="00A65C8E" w:rsidRPr="001769DD" w:rsidRDefault="0077580D" w:rsidP="00E74660">
      <w:pPr>
        <w:pStyle w:val="Heading2"/>
      </w:pPr>
      <w:bookmarkStart w:id="157" w:name="_Ref204517593"/>
      <w:bookmarkStart w:id="158" w:name="_Toc206519836"/>
      <w:r w:rsidRPr="001769DD">
        <w:t xml:space="preserve">Step </w:t>
      </w:r>
      <w:r w:rsidR="00DB1B04" w:rsidRPr="001769DD">
        <w:t>3</w:t>
      </w:r>
      <w:r w:rsidRPr="001769DD">
        <w:t xml:space="preserve">: </w:t>
      </w:r>
      <w:r w:rsidR="00A65C8E" w:rsidRPr="001769DD">
        <w:t>Run</w:t>
      </w:r>
      <w:r w:rsidRPr="001769DD">
        <w:t>ning</w:t>
      </w:r>
      <w:r w:rsidR="00A65C8E" w:rsidRPr="001769DD">
        <w:t xml:space="preserve"> the </w:t>
      </w:r>
      <w:r w:rsidRPr="001769DD">
        <w:t xml:space="preserve">NemoSim </w:t>
      </w:r>
      <w:r w:rsidR="00A65C8E" w:rsidRPr="001769DD">
        <w:t>Simulator</w:t>
      </w:r>
      <w:r w:rsidRPr="001769DD">
        <w:t xml:space="preserve"> Tool</w:t>
      </w:r>
      <w:bookmarkEnd w:id="157"/>
      <w:bookmarkEnd w:id="158"/>
    </w:p>
    <w:p w14:paraId="6F82F96D" w14:textId="56AB5AAA" w:rsidR="0077580D" w:rsidRDefault="0077580D" w:rsidP="00212504">
      <w:pPr>
        <w:pStyle w:val="BodyText"/>
        <w:keepNext/>
      </w:pPr>
      <w:r>
        <w:t>Do the following:</w:t>
      </w:r>
    </w:p>
    <w:p w14:paraId="375C2708" w14:textId="063C814F" w:rsidR="00A65C8E" w:rsidRPr="00B3065C" w:rsidRDefault="0077580D" w:rsidP="00212504">
      <w:pPr>
        <w:pStyle w:val="Bullet1"/>
        <w:keepNext/>
      </w:pPr>
      <w:r>
        <w:t>F</w:t>
      </w:r>
      <w:r w:rsidR="00A65C8E" w:rsidRPr="00B3065C">
        <w:t>rom the root directory</w:t>
      </w:r>
      <w:r>
        <w:t>, type:</w:t>
      </w:r>
    </w:p>
    <w:p w14:paraId="61ADFECC" w14:textId="7E48DFD3" w:rsidR="00A65C8E" w:rsidRPr="00E74660" w:rsidRDefault="00A65C8E" w:rsidP="00212504">
      <w:pPr>
        <w:pStyle w:val="Code"/>
        <w:keepNext/>
        <w:ind w:left="1701"/>
      </w:pPr>
      <w:r w:rsidRPr="00E74660">
        <w:t xml:space="preserve">NEMOSIM.exe </w:t>
      </w:r>
      <w:r w:rsidR="00313873">
        <w:t>&lt;name of JSON file&gt;</w:t>
      </w:r>
    </w:p>
    <w:p w14:paraId="70C83889" w14:textId="74F31213" w:rsidR="00A65C8E" w:rsidRPr="00B3065C" w:rsidRDefault="00A65C8E" w:rsidP="00212504">
      <w:pPr>
        <w:pStyle w:val="Bullet1"/>
        <w:keepNext/>
        <w:numPr>
          <w:ilvl w:val="0"/>
          <w:numId w:val="0"/>
        </w:numPr>
        <w:ind w:left="1701"/>
      </w:pPr>
      <w:r w:rsidRPr="00B3065C">
        <w:t>For example:</w:t>
      </w:r>
    </w:p>
    <w:p w14:paraId="780E5724" w14:textId="62712BE8" w:rsidR="00A65C8E" w:rsidRPr="00E74660" w:rsidRDefault="00A65C8E" w:rsidP="00212504">
      <w:pPr>
        <w:pStyle w:val="Code"/>
        <w:keepNext/>
        <w:ind w:left="1701"/>
      </w:pPr>
      <w:r w:rsidRPr="00E74660">
        <w:t xml:space="preserve">NEMOSIM.exe </w:t>
      </w:r>
      <w:proofErr w:type="spellStart"/>
      <w:r w:rsidR="00F62B1C">
        <w:t>config.json</w:t>
      </w:r>
      <w:proofErr w:type="spellEnd"/>
    </w:p>
    <w:p w14:paraId="5ED27B0C" w14:textId="1523A8C0" w:rsidR="001769DD" w:rsidRDefault="001769DD" w:rsidP="00212504">
      <w:pPr>
        <w:pStyle w:val="Bullet1"/>
        <w:keepNext/>
        <w:numPr>
          <w:ilvl w:val="0"/>
          <w:numId w:val="0"/>
        </w:numPr>
        <w:ind w:left="1701"/>
      </w:pPr>
      <w:r>
        <w:t xml:space="preserve">While the </w:t>
      </w:r>
      <w:proofErr w:type="spellStart"/>
      <w:r>
        <w:t>NemoSim</w:t>
      </w:r>
      <w:proofErr w:type="spellEnd"/>
      <w:r>
        <w:t xml:space="preserve"> is running, it will display progress messages on the screen, as demonstrated in </w:t>
      </w:r>
      <w:r>
        <w:fldChar w:fldCharType="begin"/>
      </w:r>
      <w:r>
        <w:instrText xml:space="preserve"> REF _Ref204526948 \h </w:instrText>
      </w:r>
      <w:r w:rsidR="00212504">
        <w:instrText xml:space="preserve"> \* MERGEFORMAT </w:instrText>
      </w:r>
      <w:r>
        <w:fldChar w:fldCharType="separate"/>
      </w:r>
      <w:r w:rsidR="00C16D3F">
        <w:t xml:space="preserve">Example </w:t>
      </w:r>
      <w:r w:rsidR="00C16D3F">
        <w:rPr>
          <w:noProof/>
          <w:cs/>
        </w:rPr>
        <w:t>‎</w:t>
      </w:r>
      <w:r w:rsidR="00C16D3F">
        <w:rPr>
          <w:noProof/>
        </w:rPr>
        <w:t>2</w:t>
      </w:r>
      <w:r w:rsidR="00C16D3F">
        <w:rPr>
          <w:noProof/>
        </w:rPr>
        <w:noBreakHyphen/>
        <w:t>1</w:t>
      </w:r>
      <w:r>
        <w:fldChar w:fldCharType="end"/>
      </w:r>
      <w:r>
        <w:t>.</w:t>
      </w:r>
      <w:r w:rsidR="00CB649B">
        <w:t xml:space="preserve"> If an error occurs, an error or warning message will be displayed (for details, see Section </w:t>
      </w:r>
      <w:r w:rsidR="00CB649B">
        <w:fldChar w:fldCharType="begin"/>
      </w:r>
      <w:r w:rsidR="00CB649B">
        <w:instrText xml:space="preserve"> REF _Ref204527360 \r \h </w:instrText>
      </w:r>
      <w:r w:rsidR="00CB649B">
        <w:fldChar w:fldCharType="separate"/>
      </w:r>
      <w:r w:rsidR="00C16D3F">
        <w:rPr>
          <w:cs/>
        </w:rPr>
        <w:t>‎</w:t>
      </w:r>
      <w:r w:rsidR="00C16D3F">
        <w:t>3</w:t>
      </w:r>
      <w:r w:rsidR="00CB649B">
        <w:fldChar w:fldCharType="end"/>
      </w:r>
      <w:r w:rsidR="00CB649B">
        <w:t>).</w:t>
      </w:r>
    </w:p>
    <w:p w14:paraId="271FCED5" w14:textId="3895F629" w:rsidR="001769DD" w:rsidRDefault="001769DD" w:rsidP="001769DD">
      <w:pPr>
        <w:pStyle w:val="Caption"/>
      </w:pPr>
      <w:bookmarkStart w:id="159" w:name="_Ref204526948"/>
      <w:bookmarkStart w:id="160" w:name="_Toc206519842"/>
      <w:r>
        <w:t xml:space="preserve">Example </w:t>
      </w:r>
      <w:fldSimple w:instr=" STYLEREF 1 \s ">
        <w:r w:rsidR="00C16D3F">
          <w:rPr>
            <w:noProof/>
            <w:cs/>
          </w:rPr>
          <w:t>‎</w:t>
        </w:r>
        <w:r w:rsidR="00C16D3F">
          <w:rPr>
            <w:noProof/>
          </w:rPr>
          <w:t>2</w:t>
        </w:r>
      </w:fldSimple>
      <w:r>
        <w:noBreakHyphen/>
      </w:r>
      <w:fldSimple w:instr=" SEQ Example \* ARABIC \s 1 ">
        <w:r w:rsidR="00C16D3F">
          <w:rPr>
            <w:noProof/>
          </w:rPr>
          <w:t>1</w:t>
        </w:r>
      </w:fldSimple>
      <w:bookmarkEnd w:id="159"/>
      <w:r>
        <w:t>: NemoSim Progress Messages</w:t>
      </w:r>
      <w:bookmarkEnd w:id="160"/>
    </w:p>
    <w:p w14:paraId="38606EBC" w14:textId="686614BB" w:rsidR="001769DD" w:rsidRPr="001769DD" w:rsidRDefault="001769DD" w:rsidP="001769DD">
      <w:pPr>
        <w:pStyle w:val="Pic"/>
        <w:keepNext w:val="0"/>
      </w:pPr>
      <w:r w:rsidRPr="001769DD">
        <w:drawing>
          <wp:inline distT="0" distB="0" distL="0" distR="0" wp14:anchorId="31B99A47" wp14:editId="2EFB6237">
            <wp:extent cx="4680000" cy="2628000"/>
            <wp:effectExtent l="0" t="0" r="6350" b="1270"/>
            <wp:docPr id="169611147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1475" name="Picture 3" descr="A screenshot of a computer program&#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b="32733"/>
                    <a:stretch>
                      <a:fillRect/>
                    </a:stretch>
                  </pic:blipFill>
                  <pic:spPr bwMode="auto">
                    <a:xfrm>
                      <a:off x="0" y="0"/>
                      <a:ext cx="4680000" cy="2628000"/>
                    </a:xfrm>
                    <a:prstGeom prst="rect">
                      <a:avLst/>
                    </a:prstGeom>
                    <a:noFill/>
                    <a:ln>
                      <a:noFill/>
                    </a:ln>
                    <a:extLst>
                      <a:ext uri="{53640926-AAD7-44D8-BBD7-CCE9431645EC}">
                        <a14:shadowObscured xmlns:a14="http://schemas.microsoft.com/office/drawing/2010/main"/>
                      </a:ext>
                    </a:extLst>
                  </pic:spPr>
                </pic:pic>
              </a:graphicData>
            </a:graphic>
          </wp:inline>
        </w:drawing>
      </w:r>
    </w:p>
    <w:p w14:paraId="765734D5" w14:textId="23334BCC" w:rsidR="00A65C8E" w:rsidRPr="00B3065C" w:rsidRDefault="0077580D" w:rsidP="00E74660">
      <w:pPr>
        <w:pStyle w:val="Heading2"/>
      </w:pPr>
      <w:bookmarkStart w:id="161" w:name="_Ref204517597"/>
      <w:bookmarkStart w:id="162" w:name="_Toc206519837"/>
      <w:r>
        <w:lastRenderedPageBreak/>
        <w:t>Step</w:t>
      </w:r>
      <w:r w:rsidRPr="00B3065C">
        <w:t xml:space="preserve"> </w:t>
      </w:r>
      <w:r w:rsidR="00483980">
        <w:t>4</w:t>
      </w:r>
      <w:r>
        <w:t xml:space="preserve">: </w:t>
      </w:r>
      <w:r w:rsidR="005D5923">
        <w:t>Plot</w:t>
      </w:r>
      <w:r w:rsidR="00483980">
        <w:t>ting</w:t>
      </w:r>
      <w:r w:rsidR="005D5923">
        <w:t xml:space="preserve"> </w:t>
      </w:r>
      <w:r>
        <w:t>the</w:t>
      </w:r>
      <w:r w:rsidR="00A65C8E" w:rsidRPr="00B3065C">
        <w:t xml:space="preserve"> Outputs</w:t>
      </w:r>
      <w:bookmarkEnd w:id="161"/>
      <w:bookmarkEnd w:id="162"/>
    </w:p>
    <w:p w14:paraId="547F84BE" w14:textId="661D747D" w:rsidR="001769DD" w:rsidRDefault="001769DD" w:rsidP="00212504">
      <w:pPr>
        <w:pStyle w:val="BodyText"/>
        <w:keepNext/>
      </w:pPr>
      <w:r>
        <w:t xml:space="preserve">When the </w:t>
      </w:r>
      <w:proofErr w:type="spellStart"/>
      <w:r>
        <w:t>NemoSim</w:t>
      </w:r>
      <w:proofErr w:type="spellEnd"/>
      <w:r>
        <w:t xml:space="preserve"> has finished running, it generates</w:t>
      </w:r>
      <w:r w:rsidRPr="00B3065C">
        <w:t xml:space="preserve"> output files</w:t>
      </w:r>
      <w:r>
        <w:t xml:space="preserve"> and places them</w:t>
      </w:r>
      <w:r w:rsidRPr="00B3065C">
        <w:t xml:space="preserve"> in the </w:t>
      </w:r>
      <w:r>
        <w:t>output</w:t>
      </w:r>
      <w:r w:rsidRPr="00B3065C">
        <w:t xml:space="preserve"> directory</w:t>
      </w:r>
      <w:r>
        <w:t xml:space="preserve"> you specified in the JSON file (as described in Section </w:t>
      </w:r>
      <w:r>
        <w:fldChar w:fldCharType="begin"/>
      </w:r>
      <w:r>
        <w:instrText xml:space="preserve"> REF _Ref204517580 \r \h </w:instrText>
      </w:r>
      <w:r w:rsidR="00212504">
        <w:instrText xml:space="preserve"> \* MERGEFORMAT </w:instrText>
      </w:r>
      <w:r>
        <w:fldChar w:fldCharType="separate"/>
      </w:r>
      <w:r w:rsidR="00C16D3F">
        <w:rPr>
          <w:cs/>
        </w:rPr>
        <w:t>‎</w:t>
      </w:r>
      <w:r w:rsidR="00C16D3F">
        <w:t>2.2</w:t>
      </w:r>
      <w:r>
        <w:fldChar w:fldCharType="end"/>
      </w:r>
      <w:r>
        <w:t>)</w:t>
      </w:r>
      <w:r w:rsidRPr="00B3065C">
        <w:t>.</w:t>
      </w:r>
      <w:r>
        <w:t xml:space="preserve"> </w:t>
      </w:r>
    </w:p>
    <w:p w14:paraId="3B144FEE" w14:textId="33BF0379" w:rsidR="001769DD" w:rsidRPr="00B3065C" w:rsidRDefault="001769DD" w:rsidP="00212504">
      <w:pPr>
        <w:pStyle w:val="BodyText"/>
        <w:keepNext/>
      </w:pPr>
      <w:r w:rsidRPr="00B3065C">
        <w:t>Output files are plain text, each containing a list of numeric values (one per line).</w:t>
      </w:r>
      <w:r>
        <w:t xml:space="preserve"> </w:t>
      </w:r>
      <w:r w:rsidRPr="00B3065C">
        <w:t>Each output file corresponds to a specific neural variable</w:t>
      </w:r>
      <w:r w:rsidR="00451C12">
        <w:t xml:space="preserve">, where </w:t>
      </w:r>
      <w:r w:rsidR="00451C12" w:rsidRPr="00451C12">
        <w:rPr>
          <w:b/>
          <w:bCs/>
        </w:rPr>
        <w:t>&lt;x&gt;</w:t>
      </w:r>
      <w:r w:rsidR="00451C12">
        <w:t xml:space="preserve"> is the number of the layer, and </w:t>
      </w:r>
      <w:r w:rsidR="00451C12" w:rsidRPr="00451C12">
        <w:rPr>
          <w:b/>
          <w:bCs/>
        </w:rPr>
        <w:t>&lt;y&gt;</w:t>
      </w:r>
      <w:r w:rsidR="00451C12">
        <w:t xml:space="preserve"> is the number of the neuron</w:t>
      </w:r>
      <w:r w:rsidRPr="00B3065C">
        <w:t>:</w:t>
      </w:r>
    </w:p>
    <w:p w14:paraId="154B2E50" w14:textId="6D6B8FD6" w:rsidR="001769DD" w:rsidRPr="00AE01B5" w:rsidRDefault="001769DD" w:rsidP="001769DD">
      <w:pPr>
        <w:pStyle w:val="Bullet1"/>
        <w:keepNext/>
      </w:pPr>
      <w:r w:rsidRPr="00AE01B5">
        <w:t>LIF Simulation (</w:t>
      </w:r>
      <w:r w:rsidR="00AE01B5" w:rsidRPr="00AE01B5">
        <w:t>three</w:t>
      </w:r>
      <w:r w:rsidRPr="00AE01B5">
        <w:t xml:space="preserve"> file</w:t>
      </w:r>
      <w:r w:rsidR="00AE01B5" w:rsidRPr="00AE01B5">
        <w:t>s</w:t>
      </w:r>
      <w:r w:rsidRPr="00AE01B5">
        <w:t xml:space="preserve"> per neuron):</w:t>
      </w:r>
    </w:p>
    <w:p w14:paraId="003C662B" w14:textId="7A4E4961" w:rsidR="001769DD" w:rsidRPr="00451C12" w:rsidRDefault="001769DD" w:rsidP="001769DD">
      <w:pPr>
        <w:pStyle w:val="Bullet2"/>
        <w:keepNext/>
      </w:pPr>
      <w:proofErr w:type="spellStart"/>
      <w:r w:rsidRPr="00451C12">
        <w:rPr>
          <w:b/>
          <w:bCs/>
        </w:rPr>
        <w:t>Iins</w:t>
      </w:r>
      <w:proofErr w:type="spellEnd"/>
      <w:r w:rsidR="00A16AD9">
        <w:rPr>
          <w:b/>
          <w:bCs/>
        </w:rPr>
        <w:t>_</w:t>
      </w:r>
      <w:r w:rsidR="00451C12">
        <w:rPr>
          <w:b/>
          <w:bCs/>
        </w:rPr>
        <w:t>&lt;</w:t>
      </w:r>
      <w:r w:rsidR="00511029" w:rsidRPr="00451C12">
        <w:rPr>
          <w:b/>
          <w:bCs/>
        </w:rPr>
        <w:t>x</w:t>
      </w:r>
      <w:r w:rsidR="00451C12">
        <w:rPr>
          <w:b/>
          <w:bCs/>
        </w:rPr>
        <w:t>&gt;</w:t>
      </w:r>
      <w:r w:rsidR="00A16AD9">
        <w:rPr>
          <w:b/>
          <w:bCs/>
        </w:rPr>
        <w:t>_</w:t>
      </w:r>
      <w:r w:rsidR="00451C12">
        <w:rPr>
          <w:b/>
          <w:bCs/>
        </w:rPr>
        <w:t>&lt;</w:t>
      </w:r>
      <w:r w:rsidR="00511029" w:rsidRPr="00451C12">
        <w:rPr>
          <w:b/>
          <w:bCs/>
        </w:rPr>
        <w:t>y</w:t>
      </w:r>
      <w:r w:rsidR="00451C12">
        <w:rPr>
          <w:b/>
          <w:bCs/>
        </w:rPr>
        <w:t>&gt;</w:t>
      </w:r>
      <w:r w:rsidRPr="00451C12">
        <w:rPr>
          <w:b/>
          <w:bCs/>
        </w:rPr>
        <w:t>.txt</w:t>
      </w:r>
      <w:r w:rsidRPr="00451C12">
        <w:t>: Input currents</w:t>
      </w:r>
    </w:p>
    <w:p w14:paraId="28282E74" w14:textId="75AF7E0C" w:rsidR="001769DD" w:rsidRPr="00451C12" w:rsidRDefault="00A16AD9" w:rsidP="001769DD">
      <w:pPr>
        <w:pStyle w:val="Bullet2"/>
        <w:keepNext/>
      </w:pPr>
      <w:proofErr w:type="spellStart"/>
      <w:r w:rsidRPr="00451C12">
        <w:rPr>
          <w:b/>
          <w:bCs/>
        </w:rPr>
        <w:t>V</w:t>
      </w:r>
      <w:r w:rsidR="001769DD" w:rsidRPr="00451C12">
        <w:rPr>
          <w:b/>
          <w:bCs/>
        </w:rPr>
        <w:t>ms</w:t>
      </w:r>
      <w:proofErr w:type="spellEnd"/>
      <w:r>
        <w:rPr>
          <w:b/>
          <w:bCs/>
        </w:rPr>
        <w:t>_</w:t>
      </w:r>
      <w:r w:rsidR="00451C12">
        <w:rPr>
          <w:b/>
          <w:bCs/>
        </w:rPr>
        <w:t>&lt;</w:t>
      </w:r>
      <w:r w:rsidR="00451C12" w:rsidRPr="00451C12">
        <w:rPr>
          <w:b/>
          <w:bCs/>
        </w:rPr>
        <w:t>x</w:t>
      </w:r>
      <w:r w:rsidR="00451C12">
        <w:rPr>
          <w:b/>
          <w:bCs/>
        </w:rPr>
        <w:t>&gt;</w:t>
      </w:r>
      <w:r>
        <w:rPr>
          <w:b/>
          <w:bCs/>
        </w:rPr>
        <w:t>_</w:t>
      </w:r>
      <w:r w:rsidR="00451C12">
        <w:rPr>
          <w:b/>
          <w:bCs/>
        </w:rPr>
        <w:t>&lt;</w:t>
      </w:r>
      <w:r w:rsidR="00451C12" w:rsidRPr="00451C12">
        <w:rPr>
          <w:b/>
          <w:bCs/>
        </w:rPr>
        <w:t>y</w:t>
      </w:r>
      <w:r w:rsidR="00451C12">
        <w:rPr>
          <w:b/>
          <w:bCs/>
        </w:rPr>
        <w:t>&gt;</w:t>
      </w:r>
      <w:r w:rsidR="001769DD" w:rsidRPr="00451C12">
        <w:rPr>
          <w:b/>
          <w:bCs/>
        </w:rPr>
        <w:t>.txt</w:t>
      </w:r>
      <w:r w:rsidR="001769DD" w:rsidRPr="00451C12">
        <w:t>: Membrane potentials</w:t>
      </w:r>
    </w:p>
    <w:p w14:paraId="288ADFC6" w14:textId="590CAB92" w:rsidR="001769DD" w:rsidRPr="00B3065C" w:rsidRDefault="001769DD" w:rsidP="001769DD">
      <w:pPr>
        <w:pStyle w:val="Bullet2"/>
        <w:keepNext/>
      </w:pPr>
      <w:proofErr w:type="spellStart"/>
      <w:r w:rsidRPr="00064459">
        <w:rPr>
          <w:b/>
          <w:bCs/>
        </w:rPr>
        <w:t>Vouts</w:t>
      </w:r>
      <w:proofErr w:type="spellEnd"/>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Output voltages (spikes)</w:t>
      </w:r>
    </w:p>
    <w:p w14:paraId="72B789AA" w14:textId="719E4B99" w:rsidR="001769DD" w:rsidRPr="00B3065C" w:rsidRDefault="001769DD" w:rsidP="001769DD">
      <w:pPr>
        <w:pStyle w:val="Bullet1"/>
        <w:keepNext/>
      </w:pPr>
      <w:r w:rsidRPr="00B3065C">
        <w:t>BIU Simulation</w:t>
      </w:r>
      <w:r>
        <w:t xml:space="preserve"> </w:t>
      </w:r>
      <w:r w:rsidRPr="001769DD">
        <w:t>(</w:t>
      </w:r>
      <w:r w:rsidR="00AE01B5">
        <w:t>three</w:t>
      </w:r>
      <w:r w:rsidRPr="001769DD">
        <w:t xml:space="preserve"> file</w:t>
      </w:r>
      <w:r w:rsidR="00AE01B5">
        <w:t>s</w:t>
      </w:r>
      <w:r w:rsidRPr="001769DD">
        <w:t xml:space="preserve"> per neuron)</w:t>
      </w:r>
      <w:r w:rsidRPr="00B3065C">
        <w:t>:</w:t>
      </w:r>
    </w:p>
    <w:p w14:paraId="06293DB1" w14:textId="5874B607" w:rsidR="001769DD" w:rsidRPr="00B3065C" w:rsidRDefault="001769DD" w:rsidP="001769DD">
      <w:pPr>
        <w:pStyle w:val="Bullet2"/>
      </w:pPr>
      <w:r w:rsidRPr="00064459">
        <w:rPr>
          <w:b/>
          <w:bCs/>
        </w:rPr>
        <w:t>Vin</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Synapse input values</w:t>
      </w:r>
    </w:p>
    <w:p w14:paraId="77305762" w14:textId="0B56C982" w:rsidR="001769DD" w:rsidRPr="00B3065C" w:rsidRDefault="001769DD" w:rsidP="001769DD">
      <w:pPr>
        <w:pStyle w:val="Bullet2"/>
      </w:pPr>
      <w:proofErr w:type="spellStart"/>
      <w:r w:rsidRPr="00064459">
        <w:rPr>
          <w:b/>
          <w:bCs/>
        </w:rPr>
        <w:t>Vns</w:t>
      </w:r>
      <w:proofErr w:type="spellEnd"/>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Neural state potentials</w:t>
      </w:r>
    </w:p>
    <w:p w14:paraId="149551A0" w14:textId="62A639EF" w:rsidR="001769DD" w:rsidRPr="00B3065C" w:rsidRDefault="001769DD" w:rsidP="001769DD">
      <w:pPr>
        <w:pStyle w:val="Bullet2"/>
      </w:pPr>
      <w:r w:rsidRPr="00064459">
        <w:rPr>
          <w:b/>
          <w:bCs/>
        </w:rPr>
        <w:t>Spikes</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Output spikes</w:t>
      </w:r>
    </w:p>
    <w:p w14:paraId="4C1ED3F9" w14:textId="6818D29A" w:rsidR="00B204F9" w:rsidRPr="00B3065C" w:rsidRDefault="005F2696" w:rsidP="001769DD">
      <w:pPr>
        <w:pStyle w:val="BodyText"/>
        <w:keepNext/>
      </w:pPr>
      <w:r>
        <w:t xml:space="preserve">After the output files have been generated, you can </w:t>
      </w:r>
      <w:r w:rsidR="00B204F9" w:rsidRPr="00B3065C">
        <w:t>plot or analyz</w:t>
      </w:r>
      <w:r>
        <w:t xml:space="preserve">e them to look for </w:t>
      </w:r>
      <w:r w:rsidR="00B204F9" w:rsidRPr="00B3065C">
        <w:t>neurons with unexpected behaviors (</w:t>
      </w:r>
      <w:r w:rsidR="00B204F9">
        <w:t>for example</w:t>
      </w:r>
      <w:r w:rsidR="00B204F9" w:rsidRPr="00B3065C">
        <w:t>, constant potentials</w:t>
      </w:r>
      <w:r w:rsidR="00313873">
        <w:t xml:space="preserve"> or </w:t>
      </w:r>
      <w:r w:rsidR="00B204F9" w:rsidRPr="00B3065C">
        <w:t>no spikes) for further debugging.</w:t>
      </w:r>
    </w:p>
    <w:p w14:paraId="70840104" w14:textId="77777777" w:rsidR="001769DD" w:rsidRDefault="005F2696" w:rsidP="003647A1">
      <w:pPr>
        <w:pStyle w:val="BodyText"/>
        <w:keepNext/>
      </w:pPr>
      <w:r>
        <w:t xml:space="preserve">Do </w:t>
      </w:r>
      <w:r w:rsidR="006D6911">
        <w:t xml:space="preserve">one of </w:t>
      </w:r>
      <w:r>
        <w:t>the following:</w:t>
      </w:r>
    </w:p>
    <w:p w14:paraId="0C17873A" w14:textId="3FB8215B" w:rsidR="001769DD" w:rsidRDefault="001769DD" w:rsidP="001769DD">
      <w:pPr>
        <w:pStyle w:val="Bullet1"/>
      </w:pPr>
      <w:r>
        <w:t xml:space="preserve">For LIF networks, use the </w:t>
      </w:r>
      <w:r w:rsidRPr="001769DD">
        <w:rPr>
          <w:b/>
          <w:bCs/>
        </w:rPr>
        <w:t>plot_vm_to_dt.py</w:t>
      </w:r>
      <w:r>
        <w:t xml:space="preserve"> script.</w:t>
      </w:r>
    </w:p>
    <w:p w14:paraId="7609020C" w14:textId="0A1CA916" w:rsidR="001769DD" w:rsidRDefault="001769DD" w:rsidP="001769DD">
      <w:pPr>
        <w:pStyle w:val="Bullet1"/>
      </w:pPr>
      <w:r>
        <w:t xml:space="preserve">For BIU networks, use the </w:t>
      </w:r>
      <w:r w:rsidRPr="001769DD">
        <w:rPr>
          <w:b/>
          <w:bCs/>
        </w:rPr>
        <w:t>plot_vn_to_dt.py</w:t>
      </w:r>
      <w:r>
        <w:t xml:space="preserve"> script.</w:t>
      </w:r>
    </w:p>
    <w:p w14:paraId="0193467F" w14:textId="28B2DAE3" w:rsidR="00A65C8E" w:rsidRPr="00B3065C" w:rsidRDefault="006D6911" w:rsidP="003647A1">
      <w:pPr>
        <w:pStyle w:val="BodyText"/>
        <w:keepNext/>
      </w:pPr>
      <w:r>
        <w:t>For example:</w:t>
      </w:r>
    </w:p>
    <w:p w14:paraId="7F0B03D1" w14:textId="75897887" w:rsidR="00A65C8E" w:rsidRPr="00E74660" w:rsidRDefault="00A65C8E" w:rsidP="00E74660">
      <w:pPr>
        <w:pStyle w:val="Code"/>
      </w:pPr>
      <w:r w:rsidRPr="00E74660">
        <w:t>python plot_vm_to_dt.py Iins</w:t>
      </w:r>
      <w:r w:rsidR="00480754">
        <w:t>_</w:t>
      </w:r>
      <w:r w:rsidR="00FC6FE6">
        <w:t>0</w:t>
      </w:r>
      <w:r w:rsidR="00480754">
        <w:t>_</w:t>
      </w:r>
      <w:r w:rsidR="00FC6FE6">
        <w:t>0</w:t>
      </w:r>
      <w:r w:rsidRPr="00E74660">
        <w:t>.txt vms</w:t>
      </w:r>
      <w:r w:rsidR="00480754">
        <w:t>_</w:t>
      </w:r>
      <w:r w:rsidR="00FC6FE6">
        <w:t>0</w:t>
      </w:r>
      <w:r w:rsidR="00480754">
        <w:t>_</w:t>
      </w:r>
      <w:r w:rsidR="00FC6FE6">
        <w:t>0</w:t>
      </w:r>
      <w:r w:rsidRPr="00E74660">
        <w:t>.txt Vouts</w:t>
      </w:r>
      <w:r w:rsidR="00480754">
        <w:t>_</w:t>
      </w:r>
      <w:r w:rsidR="00FC6FE6">
        <w:t>0</w:t>
      </w:r>
      <w:r w:rsidR="00480754">
        <w:t>_</w:t>
      </w:r>
      <w:r w:rsidR="00FC6FE6">
        <w:t>0</w:t>
      </w:r>
      <w:r w:rsidRPr="00E74660">
        <w:t>.txt</w:t>
      </w:r>
    </w:p>
    <w:p w14:paraId="6F8A46F7" w14:textId="777A0097" w:rsidR="00DB1B04" w:rsidRDefault="00DB1B04" w:rsidP="0061673B">
      <w:pPr>
        <w:pStyle w:val="BodyText"/>
        <w:rPr>
          <w:b/>
          <w:bCs/>
        </w:rPr>
        <w:sectPr w:rsidR="00DB1B04" w:rsidSect="002850B2">
          <w:type w:val="oddPage"/>
          <w:pgSz w:w="12242" w:h="15842" w:code="1"/>
          <w:pgMar w:top="1588" w:right="1814" w:bottom="1418" w:left="1814" w:header="568" w:footer="514" w:gutter="0"/>
          <w:cols w:space="709"/>
          <w:docGrid w:linePitch="299"/>
        </w:sectPr>
      </w:pPr>
    </w:p>
    <w:p w14:paraId="25502587" w14:textId="19A1A018" w:rsidR="00A65C8E" w:rsidRPr="00B3065C" w:rsidRDefault="00A65C8E" w:rsidP="005144BE">
      <w:pPr>
        <w:pStyle w:val="Heading1"/>
      </w:pPr>
      <w:bookmarkStart w:id="163" w:name="_Ref204527360"/>
      <w:bookmarkStart w:id="164" w:name="_Toc206519838"/>
      <w:r w:rsidRPr="00B3065C">
        <w:lastRenderedPageBreak/>
        <w:t>Error Handling</w:t>
      </w:r>
      <w:bookmarkEnd w:id="163"/>
      <w:bookmarkEnd w:id="164"/>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6107"/>
      </w:tblGrid>
      <w:tr w:rsidR="00C22B45" w14:paraId="501AA08B" w14:textId="77777777" w:rsidTr="009F7C9C">
        <w:tc>
          <w:tcPr>
            <w:tcW w:w="1297" w:type="dxa"/>
          </w:tcPr>
          <w:p w14:paraId="647410B1" w14:textId="77777777" w:rsidR="00C22B45" w:rsidRPr="00D747C8" w:rsidRDefault="00C22B45" w:rsidP="00E564D1">
            <w:pPr>
              <w:pStyle w:val="BodyText"/>
              <w:spacing w:before="200"/>
              <w:ind w:left="0"/>
              <w:rPr>
                <w:b/>
                <w:bCs/>
                <w:i/>
                <w:iCs/>
              </w:rPr>
            </w:pPr>
            <w:r>
              <w:rPr>
                <w:b/>
                <w:bCs/>
                <w:i/>
                <w:iCs/>
              </w:rPr>
              <w:t>Important</w:t>
            </w:r>
            <w:r w:rsidRPr="00D747C8">
              <w:rPr>
                <w:b/>
                <w:bCs/>
                <w:i/>
                <w:iCs/>
              </w:rPr>
              <w:t>:</w:t>
            </w:r>
          </w:p>
        </w:tc>
        <w:tc>
          <w:tcPr>
            <w:tcW w:w="6107" w:type="dxa"/>
          </w:tcPr>
          <w:p w14:paraId="53B133BC" w14:textId="5BBE5649" w:rsidR="00C22B45" w:rsidRPr="00D747C8" w:rsidRDefault="00C22B45" w:rsidP="00E564D1">
            <w:pPr>
              <w:pStyle w:val="BodyText"/>
              <w:spacing w:before="200"/>
              <w:ind w:left="0"/>
              <w:rPr>
                <w:i/>
                <w:iCs/>
              </w:rPr>
            </w:pPr>
            <w:r w:rsidRPr="00C22B45">
              <w:rPr>
                <w:i/>
                <w:iCs/>
              </w:rPr>
              <w:t xml:space="preserve">All errors are </w:t>
            </w:r>
            <w:r>
              <w:rPr>
                <w:i/>
                <w:iCs/>
              </w:rPr>
              <w:t xml:space="preserve">considered to be </w:t>
            </w:r>
            <w:r w:rsidRPr="00C22B45">
              <w:rPr>
                <w:i/>
                <w:iCs/>
              </w:rPr>
              <w:t>critical</w:t>
            </w:r>
            <w:r>
              <w:rPr>
                <w:i/>
                <w:iCs/>
              </w:rPr>
              <w:t>, and</w:t>
            </w:r>
            <w:r w:rsidRPr="00C22B45">
              <w:rPr>
                <w:i/>
                <w:iCs/>
              </w:rPr>
              <w:t xml:space="preserve"> </w:t>
            </w:r>
            <w:r>
              <w:rPr>
                <w:i/>
                <w:iCs/>
              </w:rPr>
              <w:t>will</w:t>
            </w:r>
            <w:r w:rsidRPr="00C22B45">
              <w:rPr>
                <w:i/>
                <w:iCs/>
              </w:rPr>
              <w:t xml:space="preserve"> stop the </w:t>
            </w:r>
            <w:r>
              <w:rPr>
                <w:i/>
                <w:iCs/>
              </w:rPr>
              <w:t>NemoSim S</w:t>
            </w:r>
            <w:r w:rsidRPr="00C22B45">
              <w:rPr>
                <w:i/>
                <w:iCs/>
              </w:rPr>
              <w:t>imulator</w:t>
            </w:r>
            <w:r>
              <w:rPr>
                <w:i/>
                <w:iCs/>
              </w:rPr>
              <w:t>.</w:t>
            </w:r>
          </w:p>
        </w:tc>
      </w:tr>
    </w:tbl>
    <w:p w14:paraId="302FDB07" w14:textId="152EF430" w:rsidR="00A65C8E" w:rsidRPr="00B3065C" w:rsidRDefault="00A65C8E" w:rsidP="0003166F">
      <w:pPr>
        <w:pStyle w:val="Heading2"/>
      </w:pPr>
      <w:bookmarkStart w:id="165" w:name="_Toc206519839"/>
      <w:r w:rsidRPr="00B3065C">
        <w:t>Error Message Formats</w:t>
      </w:r>
      <w:bookmarkEnd w:id="165"/>
    </w:p>
    <w:p w14:paraId="0DF2C943" w14:textId="24304968" w:rsidR="00A65C8E" w:rsidRPr="00B3065C" w:rsidRDefault="00A65C8E" w:rsidP="0003166F">
      <w:pPr>
        <w:pStyle w:val="Bullet1"/>
      </w:pPr>
      <w:r w:rsidRPr="00B3065C">
        <w:t>Errors (examples):</w:t>
      </w:r>
    </w:p>
    <w:p w14:paraId="30D323C8" w14:textId="29483C20" w:rsidR="00A65C8E" w:rsidRPr="0003166F" w:rsidRDefault="00A65C8E" w:rsidP="00064459">
      <w:pPr>
        <w:pStyle w:val="Code"/>
        <w:ind w:left="1701"/>
      </w:pPr>
      <w:r w:rsidRPr="0003166F">
        <w:t>Error loading XML file: &lt;description&gt;</w:t>
      </w:r>
    </w:p>
    <w:p w14:paraId="2F107BDC" w14:textId="0359DEAB" w:rsidR="00A65C8E" w:rsidRPr="0003166F" w:rsidRDefault="00A65C8E" w:rsidP="00064459">
      <w:pPr>
        <w:pStyle w:val="Code"/>
        <w:ind w:left="1701"/>
      </w:pPr>
      <w:r w:rsidRPr="0003166F">
        <w:t>Error: No &lt;</w:t>
      </w:r>
      <w:proofErr w:type="spellStart"/>
      <w:r w:rsidRPr="0003166F">
        <w:t>NetworkConfig</w:t>
      </w:r>
      <w:proofErr w:type="spellEnd"/>
      <w:r w:rsidRPr="0003166F">
        <w:t>&gt; root element found.</w:t>
      </w:r>
    </w:p>
    <w:p w14:paraId="266C7659" w14:textId="2B23DD28" w:rsidR="00A65C8E" w:rsidRPr="0003166F" w:rsidRDefault="00A65C8E" w:rsidP="00064459">
      <w:pPr>
        <w:pStyle w:val="Code"/>
        <w:ind w:left="1701"/>
      </w:pPr>
      <w:r w:rsidRPr="0003166F">
        <w:t>Error: Network type attribute not found in &lt;</w:t>
      </w:r>
      <w:proofErr w:type="spellStart"/>
      <w:r w:rsidRPr="0003166F">
        <w:t>NetworkConfig</w:t>
      </w:r>
      <w:proofErr w:type="spellEnd"/>
      <w:r w:rsidRPr="0003166F">
        <w:t>&gt;.</w:t>
      </w:r>
    </w:p>
    <w:p w14:paraId="6AD5F5CE" w14:textId="0DE9117E" w:rsidR="00A65C8E" w:rsidRPr="00B3065C" w:rsidRDefault="00A65C8E" w:rsidP="0003166F">
      <w:pPr>
        <w:pStyle w:val="Heading2"/>
      </w:pPr>
      <w:bookmarkStart w:id="166" w:name="_Ref205977406"/>
      <w:bookmarkStart w:id="167" w:name="_Toc206519840"/>
      <w:r w:rsidRPr="00B3065C">
        <w:t>Possible Return Codes</w:t>
      </w:r>
      <w:bookmarkEnd w:id="166"/>
      <w:bookmarkEnd w:id="167"/>
    </w:p>
    <w:p w14:paraId="1FF3D196" w14:textId="302412FB" w:rsidR="00A65C8E" w:rsidRPr="00B3065C" w:rsidRDefault="00A65C8E" w:rsidP="0003166F">
      <w:pPr>
        <w:pStyle w:val="BodyText"/>
      </w:pPr>
      <w:r w:rsidRPr="00B3065C">
        <w:t>The code uses TinyXML2, which defines error codes such as:</w:t>
      </w:r>
    </w:p>
    <w:p w14:paraId="67BC2C93" w14:textId="72F902AB" w:rsidR="00A65C8E" w:rsidRPr="00B3065C" w:rsidRDefault="00A65C8E" w:rsidP="0003166F">
      <w:pPr>
        <w:pStyle w:val="Bullet1"/>
      </w:pPr>
      <w:r w:rsidRPr="00B3065C">
        <w:t>XML_SUCCESS (0): Success</w:t>
      </w:r>
    </w:p>
    <w:p w14:paraId="3906EF60" w14:textId="55E85201" w:rsidR="00A65C8E" w:rsidRPr="00B3065C" w:rsidRDefault="00A65C8E" w:rsidP="0003166F">
      <w:pPr>
        <w:pStyle w:val="Bullet1"/>
      </w:pPr>
      <w:r w:rsidRPr="00B3065C">
        <w:t>XML_NO_ATTRIBUTE</w:t>
      </w:r>
    </w:p>
    <w:p w14:paraId="5A1A05E6" w14:textId="4C9EE22E" w:rsidR="00A65C8E" w:rsidRPr="00B3065C" w:rsidRDefault="00A65C8E" w:rsidP="0003166F">
      <w:pPr>
        <w:pStyle w:val="Bullet1"/>
      </w:pPr>
      <w:r w:rsidRPr="00B3065C">
        <w:t>XML_WRONG_ATTRIBUTE_TYPE</w:t>
      </w:r>
    </w:p>
    <w:p w14:paraId="33612218" w14:textId="0657D52F" w:rsidR="00A65C8E" w:rsidRPr="00B3065C" w:rsidRDefault="00A65C8E" w:rsidP="0003166F">
      <w:pPr>
        <w:pStyle w:val="Bullet1"/>
      </w:pPr>
      <w:r w:rsidRPr="00B3065C">
        <w:t>XML_ERROR_FILE_NOT_FOUND</w:t>
      </w:r>
    </w:p>
    <w:p w14:paraId="3065CEE2" w14:textId="729A10B6" w:rsidR="00A65C8E" w:rsidRPr="00B3065C" w:rsidRDefault="00A65C8E" w:rsidP="0003166F">
      <w:pPr>
        <w:pStyle w:val="Bullet1"/>
      </w:pPr>
      <w:r w:rsidRPr="00B3065C">
        <w:t>XML_ERROR_FILE_COULD_NOT_BE_OPENED</w:t>
      </w:r>
    </w:p>
    <w:p w14:paraId="4CBE779D" w14:textId="1B800F81" w:rsidR="00A65C8E" w:rsidRPr="00B3065C" w:rsidRDefault="00A65C8E" w:rsidP="0003166F">
      <w:pPr>
        <w:pStyle w:val="Bullet1"/>
      </w:pPr>
      <w:r w:rsidRPr="00B3065C">
        <w:t>XML_ERROR_FILE_READ_ERROR</w:t>
      </w:r>
    </w:p>
    <w:p w14:paraId="41FF8EC3" w14:textId="1ADF853B" w:rsidR="00A65C8E" w:rsidRPr="00B3065C" w:rsidRDefault="00A65C8E" w:rsidP="0003166F">
      <w:pPr>
        <w:pStyle w:val="Bullet1"/>
      </w:pPr>
      <w:r w:rsidRPr="00B3065C">
        <w:t>XML_ERROR_PARSING_ELEMENT</w:t>
      </w:r>
    </w:p>
    <w:p w14:paraId="0414A8AF" w14:textId="24B70E70" w:rsidR="00A65C8E" w:rsidRPr="00B3065C" w:rsidRDefault="00EE04D5" w:rsidP="0003166F">
      <w:pPr>
        <w:pStyle w:val="BodyText"/>
      </w:pPr>
      <w:r>
        <w:t>For the full list, s</w:t>
      </w:r>
      <w:r w:rsidR="00A65C8E" w:rsidRPr="00B3065C">
        <w:t>ee TinyXML2's</w:t>
      </w:r>
      <w:r>
        <w:t xml:space="preserve"> </w:t>
      </w:r>
      <w:proofErr w:type="spellStart"/>
      <w:r w:rsidR="00A65C8E" w:rsidRPr="00064459">
        <w:rPr>
          <w:b/>
          <w:bCs/>
        </w:rPr>
        <w:t>XMLError</w:t>
      </w:r>
      <w:proofErr w:type="spellEnd"/>
      <w:r w:rsidR="00A65C8E" w:rsidRPr="00B3065C">
        <w:t xml:space="preserve"> </w:t>
      </w:r>
      <w:proofErr w:type="spellStart"/>
      <w:r w:rsidR="00A65C8E" w:rsidRPr="00B3065C">
        <w:t>enum</w:t>
      </w:r>
      <w:proofErr w:type="spellEnd"/>
      <w:r>
        <w:t>.</w:t>
      </w:r>
    </w:p>
    <w:p w14:paraId="5A6DC82C" w14:textId="77777777" w:rsidR="00EE04D5" w:rsidRDefault="00EE04D5" w:rsidP="00064459">
      <w:pPr>
        <w:pStyle w:val="BodyText"/>
        <w:rPr>
          <w:b/>
          <w:bCs/>
        </w:rPr>
      </w:pPr>
    </w:p>
    <w:p w14:paraId="61608029" w14:textId="77777777" w:rsidR="00A460E9" w:rsidRDefault="00A460E9" w:rsidP="00064459">
      <w:pPr>
        <w:pStyle w:val="BodyText"/>
        <w:rPr>
          <w:b/>
          <w:bCs/>
        </w:rPr>
      </w:pPr>
    </w:p>
    <w:p w14:paraId="5354F820" w14:textId="77777777" w:rsidR="00A460E9" w:rsidRDefault="00A460E9" w:rsidP="00064459">
      <w:pPr>
        <w:pStyle w:val="BodyText"/>
        <w:rPr>
          <w:b/>
          <w:bCs/>
        </w:rPr>
      </w:pPr>
    </w:p>
    <w:p w14:paraId="23C6125C" w14:textId="0599EC95" w:rsidR="00A460E9" w:rsidRDefault="00A460E9" w:rsidP="009A69AB">
      <w:pPr>
        <w:pStyle w:val="Bullet1Indent"/>
        <w:numPr>
          <w:ilvl w:val="1"/>
          <w:numId w:val="8"/>
        </w:numPr>
        <w:sectPr w:rsidR="00A460E9" w:rsidSect="002850B2">
          <w:type w:val="oddPage"/>
          <w:pgSz w:w="12242" w:h="15842" w:code="1"/>
          <w:pgMar w:top="1588" w:right="1814" w:bottom="1418" w:left="1814" w:header="568" w:footer="514" w:gutter="0"/>
          <w:cols w:space="709"/>
          <w:docGrid w:linePitch="299"/>
        </w:sectPr>
      </w:pPr>
    </w:p>
    <w:p w14:paraId="028E0B4A" w14:textId="2C4068F0" w:rsidR="00A65C8E" w:rsidRPr="00B3065C" w:rsidRDefault="00A65C8E" w:rsidP="0003166F">
      <w:pPr>
        <w:pStyle w:val="Heading1"/>
      </w:pPr>
      <w:bookmarkStart w:id="168" w:name="_Toc206519841"/>
      <w:r w:rsidRPr="00B3065C">
        <w:lastRenderedPageBreak/>
        <w:t>References</w:t>
      </w:r>
      <w:bookmarkEnd w:id="168"/>
    </w:p>
    <w:p w14:paraId="0D9DE397" w14:textId="3258754B" w:rsidR="009E59DA" w:rsidRDefault="009E59DA" w:rsidP="009E59DA">
      <w:pPr>
        <w:pStyle w:val="Bullet1"/>
      </w:pPr>
      <w:r>
        <w:t>F</w:t>
      </w:r>
      <w:r w:rsidRPr="00B3065C">
        <w:t>or details and example files</w:t>
      </w:r>
      <w:r>
        <w:t xml:space="preserve"> for LIF, see </w:t>
      </w:r>
      <w:r w:rsidRPr="00F513E3">
        <w:rPr>
          <w:b/>
          <w:bCs/>
        </w:rPr>
        <w:t>Tests/SNN/</w:t>
      </w:r>
      <w:r>
        <w:rPr>
          <w:b/>
          <w:bCs/>
        </w:rPr>
        <w:t>LIF/</w:t>
      </w:r>
      <w:r>
        <w:t>.</w:t>
      </w:r>
    </w:p>
    <w:p w14:paraId="108E7285" w14:textId="498EDDE0" w:rsidR="00A65C8E" w:rsidRPr="00B3065C" w:rsidRDefault="00F513E3" w:rsidP="0003166F">
      <w:pPr>
        <w:pStyle w:val="Bullet1"/>
      </w:pPr>
      <w:r>
        <w:t>F</w:t>
      </w:r>
      <w:r w:rsidR="00A65C8E" w:rsidRPr="00B3065C">
        <w:t>or details and example files</w:t>
      </w:r>
      <w:r w:rsidR="009E59DA">
        <w:t xml:space="preserve"> for BIU</w:t>
      </w:r>
      <w:r>
        <w:t xml:space="preserve">, see </w:t>
      </w:r>
      <w:r w:rsidRPr="00F513E3">
        <w:rPr>
          <w:b/>
          <w:bCs/>
        </w:rPr>
        <w:t>Tests/SNN/BIU/</w:t>
      </w:r>
      <w:r>
        <w:t>.</w:t>
      </w:r>
    </w:p>
    <w:p w14:paraId="42DBB540" w14:textId="1147613D" w:rsidR="00534F57" w:rsidRPr="00C206A7" w:rsidRDefault="00A65C8E" w:rsidP="0003166F">
      <w:pPr>
        <w:pStyle w:val="Bullet1"/>
      </w:pPr>
      <w:r w:rsidRPr="00B3065C">
        <w:t xml:space="preserve">Output file examples: </w:t>
      </w:r>
      <w:r w:rsidRPr="00F513E3">
        <w:rPr>
          <w:b/>
          <w:bCs/>
        </w:rPr>
        <w:t>Vin.txt</w:t>
      </w:r>
      <w:r w:rsidRPr="00B3065C">
        <w:t xml:space="preserve">, </w:t>
      </w:r>
      <w:r w:rsidRPr="00F513E3">
        <w:rPr>
          <w:b/>
          <w:bCs/>
        </w:rPr>
        <w:t>Vns.txt</w:t>
      </w:r>
      <w:r w:rsidRPr="00B3065C">
        <w:t xml:space="preserve"> (in the test folders).</w:t>
      </w:r>
    </w:p>
    <w:sectPr w:rsidR="00534F57" w:rsidRPr="00C206A7" w:rsidSect="002850B2">
      <w:type w:val="oddPage"/>
      <w:pgSz w:w="12242" w:h="15842" w:code="1"/>
      <w:pgMar w:top="1588" w:right="1814" w:bottom="1418" w:left="1814" w:header="568" w:footer="514"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2F2F0" w14:textId="77777777" w:rsidR="006B07C4" w:rsidRDefault="006B07C4">
      <w:r>
        <w:separator/>
      </w:r>
    </w:p>
  </w:endnote>
  <w:endnote w:type="continuationSeparator" w:id="0">
    <w:p w14:paraId="15F02EC6" w14:textId="77777777" w:rsidR="006B07C4" w:rsidRDefault="006B0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A69B"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7C0F76AD" w14:textId="3B91AC5F" w:rsidR="006B68DF" w:rsidRPr="002151C3" w:rsidRDefault="006B68DF" w:rsidP="00232744">
    <w:pPr>
      <w:pStyle w:val="Footer"/>
      <w:tabs>
        <w:tab w:val="clear" w:pos="4309"/>
        <w:tab w:val="center" w:pos="4253"/>
      </w:tabs>
    </w:pPr>
    <w:r w:rsidRPr="006724CF">
      <w:fldChar w:fldCharType="begin"/>
    </w:r>
    <w:r w:rsidRPr="006724CF">
      <w:instrText xml:space="preserve"> PAGE   \* MERGEFORMAT </w:instrText>
    </w:r>
    <w:r w:rsidRPr="006724CF">
      <w:fldChar w:fldCharType="separate"/>
    </w:r>
    <w:r w:rsidR="00651D8A" w:rsidRPr="006724CF">
      <w:t>2</w:t>
    </w:r>
    <w:r w:rsidRPr="006724CF">
      <w:fldChar w:fldCharType="end"/>
    </w:r>
    <w:r w:rsidR="0043720E" w:rsidRPr="006724CF">
      <w:tab/>
    </w:r>
    <w:r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087E86">
      <w:rPr>
        <w:rFonts w:cs="Arial"/>
        <w:noProof/>
      </w:rPr>
      <w:t>2025</w:t>
    </w:r>
    <w:r w:rsidR="00035C16">
      <w:rPr>
        <w:rFonts w:cs="Arial"/>
      </w:rPr>
      <w:fldChar w:fldCharType="end"/>
    </w:r>
    <w:r w:rsidR="00035C16" w:rsidRPr="002151C3">
      <w:rPr>
        <w:rFonts w:cs="Arial"/>
      </w:rPr>
      <w:t xml:space="preserve"> </w:t>
    </w:r>
    <w:r w:rsidRPr="002151C3">
      <w:rPr>
        <w:rFonts w:cs="Arial"/>
      </w:rPr>
      <w:t xml:space="preserve">– </w:t>
    </w:r>
    <w:r w:rsidR="00B1573A">
      <w:rPr>
        <w:rFonts w:cs="Arial"/>
        <w:b/>
        <w:bCs/>
      </w:rPr>
      <w:t>Ceva</w:t>
    </w:r>
    <w:r w:rsidRPr="002151C3">
      <w:rPr>
        <w:rFonts w:cs="Arial"/>
        <w:vertAlign w:val="superscript"/>
      </w:rPr>
      <w:t>®</w:t>
    </w:r>
    <w:r w:rsidRPr="002151C3">
      <w:rPr>
        <w:rFonts w:cs="Arial"/>
      </w:rPr>
      <w:t>, Inc.</w:t>
    </w:r>
    <w:r w:rsidR="0043720E">
      <w:rPr>
        <w:rFonts w:cs="Arial"/>
      </w:rPr>
      <w:tab/>
    </w:r>
    <w:sdt>
      <w:sdtPr>
        <w:alias w:val="Rev. Number"/>
        <w:tag w:val="Rev. Number"/>
        <w:id w:val="581339124"/>
        <w:dataBinding w:prefixMappings="xmlns:ns0='http://purl.org/dc/elements/1.1/' xmlns:ns1='http://schemas.openxmlformats.org/package/2006/metadata/core-properties' " w:xpath="/ns1:coreProperties[1]/ns1:category[1]" w:storeItemID="{6C3C8BC8-F283-45AE-878A-BAB7291924A1}"/>
        <w:text/>
      </w:sdtPr>
      <w:sdtContent>
        <w:r w:rsidR="009A69AB">
          <w:t>Rev. 1.2</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0B3"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6A70F7BC" w14:textId="77777777" w:rsidR="006B68DF" w:rsidRDefault="006B68DF" w:rsidP="002151C3">
    <w:pPr>
      <w:pStyle w:val="Footer"/>
      <w:pBdr>
        <w:top w:val="none" w:sz="0" w:space="0" w:color="auto"/>
      </w:pBdr>
      <w:tabs>
        <w:tab w:val="clear" w:pos="4309"/>
        <w:tab w:val="center" w:pos="4253"/>
      </w:tabs>
      <w:ind w:left="1440"/>
      <w:jc w:val="center"/>
    </w:pPr>
    <w:r w:rsidRPr="002151C3">
      <w:tab/>
    </w:r>
    <w:r w:rsidRPr="002151C3">
      <w:rPr>
        <w:rFonts w:cs="Arial"/>
      </w:rPr>
      <w:t xml:space="preserve">Copyright © 2015 – </w:t>
    </w:r>
    <w:r w:rsidR="00B1573A">
      <w:rPr>
        <w:rFonts w:cs="Arial"/>
        <w:b/>
        <w:bCs/>
      </w:rPr>
      <w:t>Ceva</w:t>
    </w:r>
    <w:r w:rsidRPr="002151C3">
      <w:rPr>
        <w:rFonts w:cs="Arial"/>
        <w:vertAlign w:val="superscript"/>
      </w:rPr>
      <w:t>®</w:t>
    </w:r>
    <w:r w:rsidRPr="002151C3">
      <w:rPr>
        <w:rFonts w:cs="Arial"/>
      </w:rPr>
      <w:t>, Inc.</w:t>
    </w:r>
    <w:r>
      <w:tab/>
    </w:r>
    <w:sdt>
      <w:sdtPr>
        <w:id w:val="209110934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01A3D" w:rsidRPr="006724CF">
          <w:t>1</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414D" w14:textId="77777777" w:rsidR="006B68DF" w:rsidRPr="006C5ABB" w:rsidRDefault="006B68DF" w:rsidP="0011343B">
    <w:pPr>
      <w:tabs>
        <w:tab w:val="right" w:pos="9072"/>
      </w:tabs>
      <w:spacing w:before="0"/>
      <w:ind w:left="2552" w:right="-116"/>
      <w:rPr>
        <w:rFonts w:ascii="Verdana" w:hAnsi="Verdana"/>
        <w:b/>
        <w:bCs/>
        <w:color w:val="A1A1A1"/>
        <w:sz w:val="18"/>
        <w:szCs w:val="18"/>
      </w:rPr>
    </w:pPr>
    <w:r w:rsidRPr="006C5ABB">
      <w:rPr>
        <w:rFonts w:ascii="Verdana" w:hAnsi="Verdana"/>
        <w:b/>
        <w:bCs/>
        <w:color w:val="A1A1A1"/>
        <w:sz w:val="18"/>
        <w:szCs w:val="18"/>
      </w:rPr>
      <w:t>CONFIDENTIAL</w:t>
    </w:r>
    <w:r w:rsidR="005A3636">
      <w:rPr>
        <w:rFonts w:ascii="Verdana" w:hAnsi="Verdana"/>
        <w:b/>
        <w:bCs/>
        <w:color w:val="A1A1A1"/>
        <w:sz w:val="18"/>
        <w:szCs w:val="18"/>
      </w:rPr>
      <w:t xml:space="preserve"> AND PROPRIETARY</w:t>
    </w:r>
    <w:r w:rsidR="00D332F7">
      <w:rPr>
        <w:rFonts w:ascii="Verdana" w:hAnsi="Verdana"/>
        <w:b/>
        <w:bCs/>
        <w:color w:val="A1A1A1"/>
        <w:sz w:val="18"/>
        <w:szCs w:val="18"/>
      </w:rPr>
      <w:br/>
    </w:r>
    <w:r w:rsidRPr="006C5ABB">
      <w:rPr>
        <w:rFonts w:ascii="Verdana" w:hAnsi="Verdana"/>
        <w:b/>
        <w:bCs/>
        <w:color w:val="A1A1A1"/>
        <w:sz w:val="18"/>
        <w:szCs w:val="18"/>
      </w:rPr>
      <w:t>UNAUTHORIZED REPRODUCTION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EEBF"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580513F1" w14:textId="10F4F6BE" w:rsidR="006B68DF" w:rsidRDefault="00000000" w:rsidP="00035C16">
    <w:pPr>
      <w:pStyle w:val="Footer"/>
      <w:pBdr>
        <w:top w:val="none" w:sz="0" w:space="0" w:color="auto"/>
      </w:pBdr>
      <w:tabs>
        <w:tab w:val="clear" w:pos="4309"/>
        <w:tab w:val="center" w:pos="4253"/>
      </w:tabs>
      <w:jc w:val="center"/>
    </w:pPr>
    <w:sdt>
      <w:sdtPr>
        <w:alias w:val="Rev. Number"/>
        <w:tag w:val="Rev. Number"/>
        <w:id w:val="1814285931"/>
        <w:dataBinding w:prefixMappings="xmlns:ns0='http://purl.org/dc/elements/1.1/' xmlns:ns1='http://schemas.openxmlformats.org/package/2006/metadata/core-properties' " w:xpath="/ns1:coreProperties[1]/ns1:category[1]" w:storeItemID="{6C3C8BC8-F283-45AE-878A-BAB7291924A1}"/>
        <w:text/>
      </w:sdtPr>
      <w:sdtContent>
        <w:r w:rsidR="009A69AB">
          <w:t>Rev. 1.2</w:t>
        </w:r>
      </w:sdtContent>
    </w:sdt>
    <w:r w:rsidR="006B68DF" w:rsidRPr="002151C3">
      <w:tab/>
    </w:r>
    <w:r w:rsidR="006B68DF"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087E86">
      <w:rPr>
        <w:rFonts w:cs="Arial"/>
        <w:noProof/>
      </w:rPr>
      <w:t>2025</w:t>
    </w:r>
    <w:r w:rsidR="00035C16">
      <w:rPr>
        <w:rFonts w:cs="Arial"/>
      </w:rPr>
      <w:fldChar w:fldCharType="end"/>
    </w:r>
    <w:r w:rsidR="006B68DF" w:rsidRPr="002151C3">
      <w:rPr>
        <w:rFonts w:cs="Arial"/>
      </w:rPr>
      <w:t xml:space="preserve"> – </w:t>
    </w:r>
    <w:r w:rsidR="00B1573A">
      <w:rPr>
        <w:rFonts w:cs="Arial"/>
        <w:b/>
        <w:bCs/>
      </w:rPr>
      <w:t>Ceva</w:t>
    </w:r>
    <w:r w:rsidR="006B68DF" w:rsidRPr="002151C3">
      <w:rPr>
        <w:rFonts w:cs="Arial"/>
        <w:vertAlign w:val="superscript"/>
      </w:rPr>
      <w:t>®</w:t>
    </w:r>
    <w:r w:rsidR="006B68DF" w:rsidRPr="002151C3">
      <w:rPr>
        <w:rFonts w:cs="Arial"/>
      </w:rPr>
      <w:t>, Inc.</w:t>
    </w:r>
    <w:r w:rsidR="006B68DF">
      <w:tab/>
    </w:r>
    <w:sdt>
      <w:sdtPr>
        <w:id w:val="2112543049"/>
        <w:docPartObj>
          <w:docPartGallery w:val="Page Numbers (Bottom of Page)"/>
          <w:docPartUnique/>
        </w:docPartObj>
      </w:sdtPr>
      <w:sdtEndPr>
        <w:rPr>
          <w:noProof/>
        </w:rPr>
      </w:sdtEndPr>
      <w:sdtContent>
        <w:r w:rsidR="006B68DF">
          <w:fldChar w:fldCharType="begin"/>
        </w:r>
        <w:r w:rsidR="006B68DF">
          <w:instrText xml:space="preserve"> PAGE   \* MERGEFORMAT </w:instrText>
        </w:r>
        <w:r w:rsidR="006B68DF">
          <w:fldChar w:fldCharType="separate"/>
        </w:r>
        <w:r w:rsidR="00651D8A" w:rsidRPr="006724CF">
          <w:t>1</w:t>
        </w:r>
        <w:r w:rsidR="006B68DF">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8770" w14:textId="77777777" w:rsidR="006B07C4" w:rsidRDefault="006B07C4">
      <w:r>
        <w:separator/>
      </w:r>
    </w:p>
  </w:footnote>
  <w:footnote w:type="continuationSeparator" w:id="0">
    <w:p w14:paraId="5BE61E8F" w14:textId="77777777" w:rsidR="006B07C4" w:rsidRDefault="006B0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B4B1" w14:textId="419364C1" w:rsidR="0043720E" w:rsidRPr="001C39E7" w:rsidRDefault="00000000" w:rsidP="0043720E">
    <w:pPr>
      <w:pStyle w:val="Header"/>
      <w:tabs>
        <w:tab w:val="clear" w:pos="8618"/>
        <w:tab w:val="right" w:pos="8647"/>
      </w:tabs>
      <w:rPr>
        <w:b/>
        <w:bCs/>
        <w:i/>
        <w:iCs/>
        <w:color w:val="595959" w:themeColor="text1" w:themeTint="A6"/>
      </w:rPr>
    </w:pPr>
    <w:sdt>
      <w:sdtPr>
        <w:rPr>
          <w:b/>
          <w:bCs/>
          <w:i/>
          <w:iCs/>
          <w:color w:val="595959" w:themeColor="text1" w:themeTint="A6"/>
        </w:rPr>
        <w:alias w:val="Product Name"/>
        <w:tag w:val="Product Name"/>
        <w:id w:val="113460591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43720E" w:rsidRPr="001C39E7">
      <w:rPr>
        <w:b/>
        <w:bCs/>
        <w:i/>
        <w:iCs/>
        <w:color w:val="595959" w:themeColor="text1" w:themeTint="A6"/>
      </w:rPr>
      <w:t xml:space="preserve"> </w:t>
    </w:r>
    <w:sdt>
      <w:sdtPr>
        <w:rPr>
          <w:b/>
          <w:bCs/>
          <w:i/>
          <w:iCs/>
          <w:color w:val="595959" w:themeColor="text1" w:themeTint="A6"/>
        </w:rPr>
        <w:alias w:val="Document Name"/>
        <w:tag w:val="Document Name"/>
        <w:id w:val="1993443139"/>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43720E" w:rsidRPr="001C39E7">
      <w:rPr>
        <w:b/>
        <w:bCs/>
        <w:i/>
        <w:iCs/>
        <w:color w:val="595959" w:themeColor="text1" w:themeTint="A6"/>
      </w:rPr>
      <w:t xml:space="preserve"> </w:t>
    </w:r>
    <w:sdt>
      <w:sdtPr>
        <w:rPr>
          <w:b/>
          <w:bCs/>
          <w:i/>
          <w:iCs/>
          <w:color w:val="595959" w:themeColor="text1" w:themeTint="A6"/>
        </w:rPr>
        <w:alias w:val="Document Type"/>
        <w:tag w:val="Document Type"/>
        <w:id w:val="-1274708765"/>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r w:rsidR="0043720E" w:rsidRPr="001C39E7">
      <w:rPr>
        <w:b/>
        <w:bCs/>
        <w:i/>
        <w:iCs/>
        <w:color w:val="595959" w:themeColor="text1" w:themeTint="A6"/>
      </w:rPr>
      <w:tab/>
    </w:r>
    <w:r w:rsidR="0023484D">
      <w:rPr>
        <w:i/>
        <w:iCs/>
        <w:noProof/>
        <w:color w:val="595959" w:themeColor="text1" w:themeTint="A6"/>
      </w:rPr>
      <w:drawing>
        <wp:inline distT="0" distB="0" distL="0" distR="0" wp14:anchorId="60C415DB" wp14:editId="5D875098">
          <wp:extent cx="765566" cy="271205"/>
          <wp:effectExtent l="0" t="0" r="0" b="0"/>
          <wp:docPr id="1079642806" name="Picture 1079642806"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9C87" w14:textId="15CFE8A6" w:rsidR="0043720E"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2B2BAF7C" wp14:editId="45F800D6">
          <wp:extent cx="765566" cy="271205"/>
          <wp:effectExtent l="0" t="0" r="0" b="0"/>
          <wp:docPr id="1813269695" name="Picture 181326969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43720E" w:rsidRPr="001C39E7">
      <w:rPr>
        <w:i/>
        <w:iCs/>
        <w:color w:val="595959" w:themeColor="text1" w:themeTint="A6"/>
      </w:rPr>
      <w:tab/>
    </w:r>
    <w:sdt>
      <w:sdtPr>
        <w:rPr>
          <w:b/>
          <w:bCs/>
          <w:i/>
          <w:iCs/>
          <w:color w:val="595959" w:themeColor="text1" w:themeTint="A6"/>
        </w:rPr>
        <w:alias w:val="Product Name"/>
        <w:tag w:val="Product Name"/>
        <w:id w:val="17578213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365749867"/>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400594847"/>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E803" w14:textId="77777777" w:rsidR="006B68DF" w:rsidRPr="00F738AB" w:rsidRDefault="006B68DF" w:rsidP="0073414D">
    <w:pPr>
      <w:pStyle w:val="Header"/>
      <w:pBdr>
        <w:bottom w:val="none" w:sz="0" w:space="0" w:color="auto"/>
      </w:pBdr>
      <w:ind w:left="-900"/>
    </w:pPr>
  </w:p>
  <w:p w14:paraId="1D5992C2" w14:textId="77777777" w:rsidR="006B68DF" w:rsidRPr="00F738AB" w:rsidRDefault="0023484D" w:rsidP="002C680C">
    <w:pPr>
      <w:pStyle w:val="Header"/>
      <w:pBdr>
        <w:bottom w:val="none" w:sz="0" w:space="0" w:color="auto"/>
      </w:pBdr>
      <w:ind w:left="-900"/>
    </w:pPr>
    <w:r>
      <w:rPr>
        <w:noProof/>
      </w:rPr>
      <w:drawing>
        <wp:anchor distT="0" distB="0" distL="114300" distR="114300" simplePos="0" relativeHeight="251661312" behindDoc="0" locked="0" layoutInCell="1" allowOverlap="1" wp14:anchorId="5644F4F2" wp14:editId="2E75D4A3">
          <wp:simplePos x="0" y="0"/>
          <wp:positionH relativeFrom="column">
            <wp:posOffset>-471805</wp:posOffset>
          </wp:positionH>
          <wp:positionV relativeFrom="paragraph">
            <wp:posOffset>-3810</wp:posOffset>
          </wp:positionV>
          <wp:extent cx="1850400" cy="925200"/>
          <wp:effectExtent l="0" t="0" r="0" b="0"/>
          <wp:wrapNone/>
          <wp:docPr id="111467811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8118" name="Picture 1" descr="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50400" cy="925200"/>
                  </a:xfrm>
                  <a:prstGeom prst="rect">
                    <a:avLst/>
                  </a:prstGeom>
                </pic:spPr>
              </pic:pic>
            </a:graphicData>
          </a:graphic>
          <wp14:sizeRelH relativeFrom="margin">
            <wp14:pctWidth>0</wp14:pctWidth>
          </wp14:sizeRelH>
          <wp14:sizeRelV relativeFrom="margin">
            <wp14:pctHeight>0</wp14:pctHeight>
          </wp14:sizeRelV>
        </wp:anchor>
      </w:drawing>
    </w:r>
  </w:p>
  <w:p w14:paraId="105FE3E3" w14:textId="77777777" w:rsidR="006B68DF" w:rsidRPr="00B51D53" w:rsidRDefault="006B68DF" w:rsidP="002C680C">
    <w:pPr>
      <w:pStyle w:val="Header"/>
      <w:pBdr>
        <w:bottom w:val="none" w:sz="0" w:space="0" w:color="auto"/>
      </w:pBdr>
    </w:pPr>
  </w:p>
  <w:p w14:paraId="49B632E9" w14:textId="77777777" w:rsidR="006B68DF" w:rsidRPr="00B51D53" w:rsidRDefault="00650957" w:rsidP="00B51D53">
    <w:pPr>
      <w:pStyle w:val="Header"/>
      <w:pBdr>
        <w:bottom w:val="none" w:sz="0" w:space="0" w:color="auto"/>
      </w:pBdr>
    </w:pPr>
    <w:r>
      <w:rPr>
        <w:noProof/>
      </w:rPr>
      <mc:AlternateContent>
        <mc:Choice Requires="wps">
          <w:drawing>
            <wp:anchor distT="0" distB="0" distL="114300" distR="114300" simplePos="0" relativeHeight="251660288" behindDoc="0" locked="0" layoutInCell="1" allowOverlap="1" wp14:anchorId="796B3A31" wp14:editId="21A466DC">
              <wp:simplePos x="0" y="0"/>
              <wp:positionH relativeFrom="column">
                <wp:posOffset>-485140</wp:posOffset>
              </wp:positionH>
              <wp:positionV relativeFrom="paragraph">
                <wp:posOffset>638175</wp:posOffset>
              </wp:positionV>
              <wp:extent cx="1878965" cy="8188299"/>
              <wp:effectExtent l="0" t="0" r="6985" b="3810"/>
              <wp:wrapNone/>
              <wp:docPr id="27"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8965" cy="8188299"/>
                      </a:xfrm>
                      <a:prstGeom prst="rect">
                        <a:avLst/>
                      </a:prstGeom>
                      <a:solidFill>
                        <a:srgbClr val="A1A1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11B0068" id="Rectangle 80" o:spid="_x0000_s1026" style="position:absolute;margin-left:-38.2pt;margin-top:50.25pt;width:147.95pt;height:64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" fillcolor="#a1a1a1" stroked="f"/>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E1D6" w14:textId="2899FA6B" w:rsidR="00BD71C2"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3B0ABF8B" wp14:editId="26630520">
          <wp:extent cx="765566" cy="271205"/>
          <wp:effectExtent l="0" t="0" r="0" b="0"/>
          <wp:docPr id="1190802417" name="Picture 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BD71C2" w:rsidRPr="001C39E7">
      <w:rPr>
        <w:i/>
        <w:iCs/>
        <w:color w:val="595959" w:themeColor="text1" w:themeTint="A6"/>
      </w:rPr>
      <w:tab/>
    </w:r>
    <w:bookmarkStart w:id="18" w:name="_Toc85124512"/>
    <w:bookmarkStart w:id="19" w:name="_Toc88293874"/>
    <w:bookmarkStart w:id="20" w:name="_Toc88294524"/>
    <w:bookmarkStart w:id="21" w:name="_Toc88294859"/>
    <w:bookmarkStart w:id="22" w:name="_Toc88300047"/>
    <w:bookmarkStart w:id="23" w:name="_Toc88302280"/>
    <w:bookmarkStart w:id="24" w:name="_Toc92440497"/>
    <w:bookmarkStart w:id="25" w:name="_Toc103329034"/>
    <w:bookmarkStart w:id="26" w:name="_Toc103329089"/>
    <w:bookmarkStart w:id="27" w:name="_Toc104537976"/>
    <w:bookmarkStart w:id="28" w:name="_Toc104538099"/>
    <w:bookmarkStart w:id="29" w:name="_Toc104618400"/>
    <w:bookmarkStart w:id="30" w:name="_Toc104889206"/>
    <w:bookmarkStart w:id="31" w:name="_Toc104890186"/>
    <w:bookmarkStart w:id="32" w:name="_Toc104890210"/>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sdt>
      <w:sdtPr>
        <w:rPr>
          <w:b/>
          <w:bCs/>
          <w:i/>
          <w:iCs/>
          <w:color w:val="595959" w:themeColor="text1" w:themeTint="A6"/>
        </w:rPr>
        <w:alias w:val="Product Name"/>
        <w:tag w:val="Product Name"/>
        <w:id w:val="509809215"/>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1375272154"/>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815710902"/>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14"/>
    <w:multiLevelType w:val="multilevel"/>
    <w:tmpl w:val="071AD490"/>
    <w:name w:val="NumList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 w15:restartNumberingAfterBreak="0">
    <w:nsid w:val="0A580690"/>
    <w:multiLevelType w:val="hybridMultilevel"/>
    <w:tmpl w:val="837EF4BA"/>
    <w:lvl w:ilvl="0" w:tplc="617C4E32">
      <w:start w:val="1"/>
      <w:numFmt w:val="bullet"/>
      <w:pStyle w:val="Bullet2"/>
      <w:lvlText w:val="○"/>
      <w:lvlJc w:val="left"/>
      <w:pPr>
        <w:ind w:left="1967" w:hanging="360"/>
      </w:pPr>
      <w:rPr>
        <w:rFonts w:ascii="Times New Roman" w:hAnsi="Times New Roman" w:cs="Times New Roman" w:hint="default"/>
        <w:color w:val="auto"/>
        <w:sz w:val="26"/>
        <w:szCs w:val="26"/>
      </w:rPr>
    </w:lvl>
    <w:lvl w:ilvl="1" w:tplc="04090003">
      <w:start w:val="1"/>
      <w:numFmt w:val="bullet"/>
      <w:lvlText w:val="o"/>
      <w:lvlJc w:val="left"/>
      <w:pPr>
        <w:ind w:left="2687" w:hanging="360"/>
      </w:pPr>
      <w:rPr>
        <w:rFonts w:ascii="Courier New" w:hAnsi="Courier New" w:cs="Courier New" w:hint="default"/>
      </w:rPr>
    </w:lvl>
    <w:lvl w:ilvl="2" w:tplc="04090005">
      <w:start w:val="1"/>
      <w:numFmt w:val="bullet"/>
      <w:lvlText w:val=""/>
      <w:lvlJc w:val="left"/>
      <w:pPr>
        <w:ind w:left="3407" w:hanging="360"/>
      </w:pPr>
      <w:rPr>
        <w:rFonts w:ascii="Wingdings" w:hAnsi="Wingdings" w:hint="default"/>
      </w:rPr>
    </w:lvl>
    <w:lvl w:ilvl="3" w:tplc="E75AF5CC">
      <w:start w:val="1"/>
      <w:numFmt w:val="bullet"/>
      <w:pStyle w:val="Bullet2Indent"/>
      <w:lvlText w:val="○"/>
      <w:lvlJc w:val="left"/>
      <w:pPr>
        <w:ind w:left="4127" w:hanging="360"/>
      </w:pPr>
      <w:rPr>
        <w:rFonts w:ascii="Times New Roman" w:hAnsi="Times New Roman" w:cs="Times New Roman" w:hint="default"/>
        <w:color w:val="072C62"/>
        <w:sz w:val="26"/>
        <w:szCs w:val="26"/>
      </w:rPr>
    </w:lvl>
    <w:lvl w:ilvl="4" w:tplc="04090003">
      <w:start w:val="1"/>
      <w:numFmt w:val="bullet"/>
      <w:lvlText w:val="o"/>
      <w:lvlJc w:val="left"/>
      <w:pPr>
        <w:ind w:left="4847" w:hanging="360"/>
      </w:pPr>
      <w:rPr>
        <w:rFonts w:ascii="Courier New" w:hAnsi="Courier New" w:cs="Courier New" w:hint="default"/>
      </w:rPr>
    </w:lvl>
    <w:lvl w:ilvl="5" w:tplc="04090005">
      <w:start w:val="1"/>
      <w:numFmt w:val="bullet"/>
      <w:lvlText w:val=""/>
      <w:lvlJc w:val="left"/>
      <w:pPr>
        <w:ind w:left="5567" w:hanging="360"/>
      </w:pPr>
      <w:rPr>
        <w:rFonts w:ascii="Wingdings" w:hAnsi="Wingdings" w:hint="default"/>
      </w:rPr>
    </w:lvl>
    <w:lvl w:ilvl="6" w:tplc="04090001">
      <w:start w:val="1"/>
      <w:numFmt w:val="bullet"/>
      <w:lvlText w:val=""/>
      <w:lvlJc w:val="left"/>
      <w:pPr>
        <w:ind w:left="720"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2" w15:restartNumberingAfterBreak="0">
    <w:nsid w:val="0FB11E5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0DA2D1B"/>
    <w:multiLevelType w:val="singleLevel"/>
    <w:tmpl w:val="4710BC04"/>
    <w:lvl w:ilvl="0">
      <w:start w:val="1"/>
      <w:numFmt w:val="decimal"/>
      <w:pStyle w:val="Numbered2"/>
      <w:lvlText w:val="%1."/>
      <w:lvlJc w:val="left"/>
      <w:pPr>
        <w:tabs>
          <w:tab w:val="num" w:pos="992"/>
        </w:tabs>
        <w:ind w:left="992" w:hanging="425"/>
      </w:pPr>
    </w:lvl>
  </w:abstractNum>
  <w:abstractNum w:abstractNumId="4" w15:restartNumberingAfterBreak="0">
    <w:nsid w:val="10F366C7"/>
    <w:multiLevelType w:val="multilevel"/>
    <w:tmpl w:val="CD14F294"/>
    <w:lvl w:ilvl="0">
      <w:start w:val="1"/>
      <w:numFmt w:val="decimal"/>
      <w:lvlText w:val="&lt;%1&gt;."/>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5" w15:restartNumberingAfterBreak="0">
    <w:nsid w:val="14152C25"/>
    <w:multiLevelType w:val="multilevel"/>
    <w:tmpl w:val="04090023"/>
    <w:name w:val="NumListTemp6222"/>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15E06526"/>
    <w:multiLevelType w:val="multilevel"/>
    <w:tmpl w:val="0409001F"/>
    <w:name w:val="HeadingTemp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7" w15:restartNumberingAfterBreak="0">
    <w:nsid w:val="17927FB5"/>
    <w:multiLevelType w:val="hybridMultilevel"/>
    <w:tmpl w:val="11E4B604"/>
    <w:name w:val="MySteps2"/>
    <w:lvl w:ilvl="0" w:tplc="EE12CF60">
      <w:start w:val="1"/>
      <w:numFmt w:val="bullet"/>
      <w:lvlText w:val="■"/>
      <w:lvlJc w:val="left"/>
      <w:pPr>
        <w:ind w:left="720" w:hanging="360"/>
      </w:pPr>
      <w:rPr>
        <w:rFonts w:ascii="Century Schoolbook" w:hAnsi="Century Schoolbook" w:cs="Century Schoolbook" w:hint="default"/>
        <w:color w:val="072C6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7695A"/>
    <w:multiLevelType w:val="multilevel"/>
    <w:tmpl w:val="227A23F0"/>
    <w:name w:val="NumListTemp6"/>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9" w15:restartNumberingAfterBreak="0">
    <w:nsid w:val="272E547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7D14A2F"/>
    <w:multiLevelType w:val="singleLevel"/>
    <w:tmpl w:val="83EC9916"/>
    <w:lvl w:ilvl="0">
      <w:start w:val="1"/>
      <w:numFmt w:val="decimal"/>
      <w:lvlRestart w:val="0"/>
      <w:lvlText w:val="&lt;%1&gt;"/>
      <w:lvlJc w:val="left"/>
      <w:pPr>
        <w:tabs>
          <w:tab w:val="num" w:pos="1146"/>
        </w:tabs>
        <w:ind w:left="1078" w:hanging="652"/>
      </w:pPr>
      <w:rPr>
        <w:rFonts w:hint="default"/>
      </w:rPr>
    </w:lvl>
  </w:abstractNum>
  <w:abstractNum w:abstractNumId="11" w15:restartNumberingAfterBreak="0">
    <w:nsid w:val="280E524C"/>
    <w:multiLevelType w:val="hybridMultilevel"/>
    <w:tmpl w:val="C8DC37A4"/>
    <w:lvl w:ilvl="0" w:tplc="84E60B38">
      <w:start w:val="1"/>
      <w:numFmt w:val="decimal"/>
      <w:pStyle w:val="NumberedReqList"/>
      <w:lvlText w:val="%1."/>
      <w:lvlJc w:val="left"/>
      <w:pPr>
        <w:ind w:left="1627" w:hanging="360"/>
      </w:pPr>
      <w:rPr>
        <w:rFonts w:hint="default"/>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2" w15:restartNumberingAfterBreak="0">
    <w:nsid w:val="287D6BE0"/>
    <w:multiLevelType w:val="multilevel"/>
    <w:tmpl w:val="6CF6B194"/>
    <w:name w:val="NumListTemp8"/>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3" w15:restartNumberingAfterBreak="0">
    <w:nsid w:val="28E34CD3"/>
    <w:multiLevelType w:val="multilevel"/>
    <w:tmpl w:val="0409001F"/>
    <w:name w:val="NumListTemp6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9304D94"/>
    <w:multiLevelType w:val="multilevel"/>
    <w:tmpl w:val="9ACC2916"/>
    <w:name w:val="MySteps2"/>
    <w:lvl w:ilvl="0">
      <w:start w:val="1"/>
      <w:numFmt w:val="bullet"/>
      <w:pStyle w:val="TabBul1"/>
      <w:lvlText w:val="●"/>
      <w:lvlJc w:val="left"/>
      <w:pPr>
        <w:tabs>
          <w:tab w:val="num" w:pos="397"/>
        </w:tabs>
        <w:ind w:left="397" w:hanging="397"/>
      </w:pPr>
      <w:rPr>
        <w:rFonts w:ascii="Times New Roman" w:hAnsi="Times New Roman" w:cs="Times New Roman" w:hint="default"/>
        <w:b/>
        <w:i w:val="0"/>
        <w:color w:val="575756"/>
        <w:sz w:val="22"/>
        <w:szCs w:val="22"/>
      </w:rPr>
    </w:lvl>
    <w:lvl w:ilvl="1">
      <w:start w:val="1"/>
      <w:numFmt w:val="bullet"/>
      <w:pStyle w:val="TabBul2"/>
      <w:lvlText w:val="○"/>
      <w:lvlJc w:val="left"/>
      <w:pPr>
        <w:tabs>
          <w:tab w:val="num" w:pos="794"/>
        </w:tabs>
        <w:ind w:left="794" w:hanging="397"/>
      </w:pPr>
      <w:rPr>
        <w:rFonts w:ascii="Times New Roman" w:hAnsi="Times New Roman" w:cs="Times New Roman" w:hint="default"/>
        <w:b/>
        <w:i w:val="0"/>
        <w:color w:val="575756"/>
        <w:sz w:val="22"/>
        <w:szCs w:val="22"/>
      </w:rPr>
    </w:lvl>
    <w:lvl w:ilvl="2">
      <w:start w:val="1"/>
      <w:numFmt w:val="bullet"/>
      <w:lvlRestart w:val="0"/>
      <w:pStyle w:val="TabBul3"/>
      <w:lvlText w:val="■"/>
      <w:lvlJc w:val="left"/>
      <w:pPr>
        <w:ind w:left="1191" w:hanging="397"/>
      </w:pPr>
      <w:rPr>
        <w:rFonts w:ascii="Times New Roman" w:hAnsi="Times New Roman" w:cs="Times New Roman" w:hint="default"/>
        <w:color w:val="auto"/>
        <w:sz w:val="20"/>
        <w:szCs w:val="20"/>
      </w:rPr>
    </w:lvl>
    <w:lvl w:ilvl="3">
      <w:start w:val="1"/>
      <w:numFmt w:val="none"/>
      <w:lvlRestart w:val="0"/>
      <w:lvlText w:val=""/>
      <w:lvlJc w:val="left"/>
      <w:pPr>
        <w:tabs>
          <w:tab w:val="num" w:pos="3163"/>
        </w:tabs>
        <w:ind w:left="3163" w:hanging="357"/>
      </w:pPr>
      <w:rPr>
        <w:rFonts w:hint="default"/>
      </w:rPr>
    </w:lvl>
    <w:lvl w:ilvl="4">
      <w:start w:val="1"/>
      <w:numFmt w:val="none"/>
      <w:lvlRestart w:val="0"/>
      <w:lvlText w:val=""/>
      <w:lvlJc w:val="left"/>
      <w:pPr>
        <w:tabs>
          <w:tab w:val="num" w:pos="3883"/>
        </w:tabs>
        <w:ind w:left="3883" w:hanging="357"/>
      </w:pPr>
      <w:rPr>
        <w:rFonts w:hint="default"/>
      </w:rPr>
    </w:lvl>
    <w:lvl w:ilvl="5">
      <w:start w:val="1"/>
      <w:numFmt w:val="none"/>
      <w:lvlRestart w:val="0"/>
      <w:lvlText w:val=""/>
      <w:lvlJc w:val="left"/>
      <w:pPr>
        <w:tabs>
          <w:tab w:val="num" w:pos="4603"/>
        </w:tabs>
        <w:ind w:left="4603" w:hanging="362"/>
      </w:pPr>
      <w:rPr>
        <w:rFonts w:hint="default"/>
      </w:rPr>
    </w:lvl>
    <w:lvl w:ilvl="6">
      <w:start w:val="1"/>
      <w:numFmt w:val="none"/>
      <w:lvlRestart w:val="0"/>
      <w:lvlText w:val=""/>
      <w:lvlJc w:val="left"/>
      <w:pPr>
        <w:tabs>
          <w:tab w:val="num" w:pos="5323"/>
        </w:tabs>
        <w:ind w:left="5323" w:hanging="362"/>
      </w:pPr>
      <w:rPr>
        <w:rFonts w:hint="default"/>
      </w:rPr>
    </w:lvl>
    <w:lvl w:ilvl="7">
      <w:start w:val="1"/>
      <w:numFmt w:val="none"/>
      <w:lvlRestart w:val="0"/>
      <w:lvlText w:val=""/>
      <w:lvlJc w:val="left"/>
      <w:pPr>
        <w:tabs>
          <w:tab w:val="num" w:pos="6043"/>
        </w:tabs>
        <w:ind w:left="6043" w:hanging="362"/>
      </w:pPr>
      <w:rPr>
        <w:rFonts w:hint="default"/>
      </w:rPr>
    </w:lvl>
    <w:lvl w:ilvl="8">
      <w:start w:val="1"/>
      <w:numFmt w:val="none"/>
      <w:lvlRestart w:val="0"/>
      <w:lvlText w:val=""/>
      <w:lvlJc w:val="left"/>
      <w:pPr>
        <w:tabs>
          <w:tab w:val="num" w:pos="6763"/>
        </w:tabs>
        <w:ind w:left="6763" w:hanging="362"/>
      </w:pPr>
      <w:rPr>
        <w:rFonts w:hint="default"/>
      </w:rPr>
    </w:lvl>
  </w:abstractNum>
  <w:abstractNum w:abstractNumId="15" w15:restartNumberingAfterBreak="0">
    <w:nsid w:val="29EE566B"/>
    <w:multiLevelType w:val="multilevel"/>
    <w:tmpl w:val="0D3C39C0"/>
    <w:name w:val="NumList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6" w15:restartNumberingAfterBreak="0">
    <w:nsid w:val="2E9C4660"/>
    <w:multiLevelType w:val="multilevel"/>
    <w:tmpl w:val="F9B2A330"/>
    <w:name w:val="TableBul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7" w15:restartNumberingAfterBreak="0">
    <w:nsid w:val="32AE7A8B"/>
    <w:multiLevelType w:val="multilevel"/>
    <w:tmpl w:val="10864DCA"/>
    <w:name w:val="TableBul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8" w15:restartNumberingAfterBreak="0">
    <w:nsid w:val="3822416D"/>
    <w:multiLevelType w:val="multilevel"/>
    <w:tmpl w:val="6CF6B194"/>
    <w:name w:val="NumListTemp8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9" w15:restartNumberingAfterBreak="0">
    <w:nsid w:val="3A614CBB"/>
    <w:multiLevelType w:val="multilevel"/>
    <w:tmpl w:val="6CF6B194"/>
    <w:name w:val="NumListTemp82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0" w15:restartNumberingAfterBreak="0">
    <w:nsid w:val="3ADB294C"/>
    <w:multiLevelType w:val="multilevel"/>
    <w:tmpl w:val="955A41F2"/>
    <w:lvl w:ilvl="0">
      <w:start w:val="1"/>
      <w:numFmt w:val="decimal"/>
      <w:pStyle w:val="Restriction"/>
      <w:lvlText w:val="&lt;%1&gt;."/>
      <w:lvlJc w:val="left"/>
      <w:pPr>
        <w:ind w:left="1843" w:hanging="567"/>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1" w15:restartNumberingAfterBreak="0">
    <w:nsid w:val="3CD03560"/>
    <w:multiLevelType w:val="multilevel"/>
    <w:tmpl w:val="B1F0B5D8"/>
    <w:name w:val="NumListTemp7"/>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2" w15:restartNumberingAfterBreak="0">
    <w:nsid w:val="40C0593F"/>
    <w:multiLevelType w:val="hybridMultilevel"/>
    <w:tmpl w:val="164A9A96"/>
    <w:lvl w:ilvl="0" w:tplc="86B43108">
      <w:start w:val="1"/>
      <w:numFmt w:val="bullet"/>
      <w:lvlText w:val="■"/>
      <w:lvlJc w:val="left"/>
      <w:pPr>
        <w:ind w:left="2846" w:hanging="360"/>
      </w:pPr>
      <w:rPr>
        <w:rFonts w:ascii="Century Schoolbook" w:hAnsi="Century Schoolbook" w:cs="Century Schoolbook" w:hint="default"/>
        <w:color w:val="072C62"/>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23" w15:restartNumberingAfterBreak="0">
    <w:nsid w:val="464E6745"/>
    <w:multiLevelType w:val="multilevel"/>
    <w:tmpl w:val="3FB090F4"/>
    <w:name w:val="NumList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4" w15:restartNumberingAfterBreak="0">
    <w:nsid w:val="47763C7B"/>
    <w:multiLevelType w:val="multilevel"/>
    <w:tmpl w:val="3FD06E52"/>
    <w:name w:val="MySteps"/>
    <w:lvl w:ilvl="0">
      <w:start w:val="1"/>
      <w:numFmt w:val="decimal"/>
      <w:pStyle w:val="Step"/>
      <w:lvlText w:val="%1."/>
      <w:lvlJc w:val="left"/>
      <w:pPr>
        <w:ind w:left="1701"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SubStep"/>
      <w:lvlText w:val="%1.%2"/>
      <w:lvlJc w:val="left"/>
      <w:pPr>
        <w:ind w:left="2268" w:hanging="567"/>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abStep"/>
      <w:lvlText w:val="%3."/>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abSubStep"/>
      <w:lvlText w:val="%3.%4"/>
      <w:lvlJc w:val="left"/>
      <w:pPr>
        <w:ind w:left="709"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0"/>
      <w:pStyle w:val="TabStep2"/>
      <w:suff w:val="space"/>
      <w:lvlText w:val="%5"/>
      <w:lvlJc w:val="left"/>
      <w:pPr>
        <w:ind w:left="170" w:hanging="170"/>
      </w:pPr>
      <w:rPr>
        <w:rFonts w:ascii="Tahoma" w:hAnsi="Tahoma" w:cs="Arial" w:hint="default"/>
        <w:b/>
        <w:bCs/>
        <w:color w:val="FF6600"/>
        <w:sz w:val="20"/>
        <w:szCs w:val="20"/>
      </w:rPr>
    </w:lvl>
    <w:lvl w:ilvl="5">
      <w:start w:val="1"/>
      <w:numFmt w:val="lowerRoman"/>
      <w:lvlRestart w:val="0"/>
      <w:pStyle w:val="TabSubStep2"/>
      <w:lvlText w:val="%6"/>
      <w:lvlJc w:val="left"/>
      <w:pPr>
        <w:tabs>
          <w:tab w:val="num" w:pos="624"/>
        </w:tabs>
        <w:ind w:left="624" w:hanging="227"/>
      </w:pPr>
      <w:rPr>
        <w:rFonts w:ascii="Tahoma" w:hAnsi="Tahoma" w:cs="Arial" w:hint="default"/>
        <w:b/>
        <w:bCs/>
        <w:color w:val="FF6600"/>
        <w:sz w:val="20"/>
        <w:szCs w:val="20"/>
      </w:rPr>
    </w:lvl>
    <w:lvl w:ilvl="6">
      <w:start w:val="1"/>
      <w:numFmt w:val="none"/>
      <w:lvlRestart w:val="0"/>
      <w:lvlText w:val=""/>
      <w:lvlJc w:val="left"/>
      <w:pPr>
        <w:tabs>
          <w:tab w:val="num" w:pos="6174"/>
        </w:tabs>
        <w:ind w:left="6174" w:hanging="363"/>
      </w:pPr>
      <w:rPr>
        <w:rFonts w:hint="default"/>
        <w:color w:val="auto"/>
      </w:rPr>
    </w:lvl>
    <w:lvl w:ilvl="7">
      <w:start w:val="1"/>
      <w:numFmt w:val="none"/>
      <w:lvlRestart w:val="0"/>
      <w:lvlText w:val=""/>
      <w:lvlJc w:val="left"/>
      <w:pPr>
        <w:tabs>
          <w:tab w:val="num" w:pos="6894"/>
        </w:tabs>
        <w:ind w:left="6894" w:hanging="363"/>
      </w:pPr>
      <w:rPr>
        <w:rFonts w:hint="default"/>
        <w:color w:val="auto"/>
      </w:rPr>
    </w:lvl>
    <w:lvl w:ilvl="8">
      <w:start w:val="1"/>
      <w:numFmt w:val="none"/>
      <w:lvlRestart w:val="0"/>
      <w:lvlText w:val=""/>
      <w:lvlJc w:val="right"/>
      <w:pPr>
        <w:tabs>
          <w:tab w:val="num" w:pos="7614"/>
        </w:tabs>
        <w:ind w:left="7614" w:hanging="182"/>
      </w:pPr>
      <w:rPr>
        <w:rFonts w:hint="default"/>
        <w:color w:val="auto"/>
      </w:rPr>
    </w:lvl>
  </w:abstractNum>
  <w:abstractNum w:abstractNumId="25" w15:restartNumberingAfterBreak="0">
    <w:nsid w:val="485238A6"/>
    <w:multiLevelType w:val="hybridMultilevel"/>
    <w:tmpl w:val="C8F4AFDA"/>
    <w:lvl w:ilvl="0" w:tplc="B95A3D4A">
      <w:start w:val="1"/>
      <w:numFmt w:val="bullet"/>
      <w:pStyle w:val="Bullet1"/>
      <w:lvlText w:val="●"/>
      <w:lvlJc w:val="left"/>
      <w:pPr>
        <w:ind w:left="720" w:hanging="360"/>
      </w:pPr>
      <w:rPr>
        <w:rFonts w:ascii="Times New Roman" w:hAnsi="Times New Roman" w:cs="Times New Roman" w:hint="default"/>
        <w:sz w:val="26"/>
        <w:szCs w:val="26"/>
      </w:rPr>
    </w:lvl>
    <w:lvl w:ilvl="1" w:tplc="04090003">
      <w:start w:val="1"/>
      <w:numFmt w:val="bullet"/>
      <w:lvlText w:val="o"/>
      <w:lvlJc w:val="left"/>
      <w:pPr>
        <w:ind w:left="1440" w:hanging="360"/>
      </w:pPr>
      <w:rPr>
        <w:rFonts w:ascii="Courier New" w:hAnsi="Courier New" w:cs="Courier New" w:hint="default"/>
      </w:rPr>
    </w:lvl>
    <w:lvl w:ilvl="2" w:tplc="D1BCD62C">
      <w:start w:val="1"/>
      <w:numFmt w:val="bullet"/>
      <w:pStyle w:val="Bullet1Indent"/>
      <w:lvlText w:val="●"/>
      <w:lvlJc w:val="left"/>
      <w:pPr>
        <w:ind w:left="2160" w:hanging="360"/>
      </w:pPr>
      <w:rPr>
        <w:rFonts w:ascii="Times New Roman" w:hAnsi="Times New Roman" w:cs="Times New Roman" w:hint="default"/>
        <w:sz w:val="26"/>
        <w:szCs w:val="26"/>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A47A5"/>
    <w:multiLevelType w:val="multilevel"/>
    <w:tmpl w:val="4C109A0E"/>
    <w:lvl w:ilvl="0">
      <w:start w:val="1"/>
      <w:numFmt w:val="decimal"/>
      <w:lvlRestart w:val="0"/>
      <w:pStyle w:val="Heading1"/>
      <w:lvlText w:val="%1."/>
      <w:lvlJc w:val="left"/>
      <w:pPr>
        <w:tabs>
          <w:tab w:val="num" w:pos="907"/>
        </w:tabs>
        <w:ind w:left="907" w:hanging="907"/>
      </w:pPr>
      <w:rPr>
        <w:rFonts w:ascii="Verdana" w:hAnsi="Verdana" w:cs="Arial" w:hint="default"/>
        <w:b/>
        <w:i w:val="0"/>
        <w:color w:val="auto"/>
        <w:sz w:val="48"/>
        <w:szCs w:val="48"/>
      </w:rPr>
    </w:lvl>
    <w:lvl w:ilvl="1">
      <w:start w:val="1"/>
      <w:numFmt w:val="decimal"/>
      <w:pStyle w:val="Heading2"/>
      <w:lvlText w:val="%1.%2"/>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907"/>
        </w:tabs>
        <w:ind w:left="907" w:hanging="907"/>
      </w:pPr>
      <w:rPr>
        <w:rFonts w:ascii="Tahoma" w:hAnsi="Tahoma" w:cs="Arial" w:hint="default"/>
        <w:b/>
        <w:i w:val="0"/>
        <w:color w:val="008CD6"/>
        <w:sz w:val="22"/>
        <w:szCs w:val="22"/>
      </w:rPr>
    </w:lvl>
    <w:lvl w:ilvl="6">
      <w:start w:val="1"/>
      <w:numFmt w:val="none"/>
      <w:lvlRestart w:val="0"/>
      <w:pStyle w:val="Heading7"/>
      <w:lvlText w:val=""/>
      <w:lvlJc w:val="left"/>
      <w:pPr>
        <w:tabs>
          <w:tab w:val="num" w:pos="907"/>
        </w:tabs>
        <w:ind w:left="907" w:hanging="907"/>
      </w:pPr>
      <w:rPr>
        <w:rFonts w:ascii="Tahoma" w:hAnsi="Tahoma" w:cs="Arial" w:hint="default"/>
        <w:b/>
        <w:i w:val="0"/>
        <w:color w:val="008CD6"/>
        <w:sz w:val="22"/>
        <w:szCs w:val="22"/>
      </w:rPr>
    </w:lvl>
    <w:lvl w:ilvl="7">
      <w:start w:val="1"/>
      <w:numFmt w:val="none"/>
      <w:lvlRestart w:val="0"/>
      <w:pStyle w:val="Heading8"/>
      <w:lvlText w:val=""/>
      <w:lvlJc w:val="left"/>
      <w:pPr>
        <w:tabs>
          <w:tab w:val="num" w:pos="907"/>
        </w:tabs>
        <w:ind w:left="907" w:hanging="907"/>
      </w:pPr>
      <w:rPr>
        <w:rFonts w:ascii="Tahoma" w:hAnsi="Tahoma" w:cs="Arial" w:hint="default"/>
        <w:b/>
        <w:i w:val="0"/>
        <w:color w:val="008CD6"/>
        <w:sz w:val="22"/>
        <w:szCs w:val="22"/>
      </w:rPr>
    </w:lvl>
    <w:lvl w:ilvl="8">
      <w:start w:val="1"/>
      <w:numFmt w:val="none"/>
      <w:lvlRestart w:val="0"/>
      <w:pStyle w:val="Heading9"/>
      <w:lvlText w:val=""/>
      <w:lvlJc w:val="left"/>
      <w:pPr>
        <w:tabs>
          <w:tab w:val="num" w:pos="907"/>
        </w:tabs>
        <w:ind w:left="907" w:hanging="907"/>
      </w:pPr>
      <w:rPr>
        <w:rFonts w:ascii="Tahoma" w:hAnsi="Tahoma" w:cs="Arial" w:hint="default"/>
        <w:b/>
        <w:i w:val="0"/>
        <w:color w:val="008CD6"/>
        <w:sz w:val="22"/>
        <w:szCs w:val="22"/>
      </w:rPr>
    </w:lvl>
  </w:abstractNum>
  <w:abstractNum w:abstractNumId="27" w15:restartNumberingAfterBreak="0">
    <w:nsid w:val="542318CC"/>
    <w:multiLevelType w:val="multilevel"/>
    <w:tmpl w:val="478C15AE"/>
    <w:lvl w:ilvl="0">
      <w:start w:val="1"/>
      <w:numFmt w:val="bullet"/>
      <w:lvlText w:val="■"/>
      <w:lvlJc w:val="left"/>
      <w:pPr>
        <w:ind w:left="425" w:firstLine="1701"/>
      </w:pPr>
      <w:rPr>
        <w:rFonts w:ascii="Century Schoolbook" w:hAnsi="Century Schoolbook" w:cs="Times New Roman" w:hint="default"/>
        <w:color w:val="072C62"/>
      </w:rPr>
    </w:lvl>
    <w:lvl w:ilvl="1">
      <w:start w:val="1"/>
      <w:numFmt w:val="bullet"/>
      <w:lvlText w:val="o"/>
      <w:lvlJc w:val="left"/>
      <w:pPr>
        <w:ind w:left="3566" w:hanging="360"/>
      </w:pPr>
      <w:rPr>
        <w:rFonts w:ascii="Courier New" w:hAnsi="Courier New" w:cs="Courier New" w:hint="default"/>
      </w:rPr>
    </w:lvl>
    <w:lvl w:ilvl="2">
      <w:start w:val="1"/>
      <w:numFmt w:val="bullet"/>
      <w:pStyle w:val="Bullet3"/>
      <w:lvlText w:val="■"/>
      <w:lvlJc w:val="left"/>
      <w:pPr>
        <w:ind w:left="2552" w:hanging="42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5006" w:hanging="360"/>
      </w:pPr>
      <w:rPr>
        <w:rFonts w:ascii="Symbol" w:hAnsi="Symbol" w:hint="default"/>
      </w:rPr>
    </w:lvl>
    <w:lvl w:ilvl="4">
      <w:start w:val="1"/>
      <w:numFmt w:val="bullet"/>
      <w:lvlText w:val="o"/>
      <w:lvlJc w:val="left"/>
      <w:pPr>
        <w:ind w:left="5726" w:hanging="360"/>
      </w:pPr>
      <w:rPr>
        <w:rFonts w:ascii="Courier New" w:hAnsi="Courier New" w:cs="Courier New" w:hint="default"/>
      </w:rPr>
    </w:lvl>
    <w:lvl w:ilvl="5">
      <w:start w:val="1"/>
      <w:numFmt w:val="bullet"/>
      <w:lvlText w:val=""/>
      <w:lvlJc w:val="left"/>
      <w:pPr>
        <w:ind w:left="6446" w:hanging="360"/>
      </w:pPr>
      <w:rPr>
        <w:rFonts w:ascii="Wingdings" w:hAnsi="Wingdings" w:hint="default"/>
      </w:rPr>
    </w:lvl>
    <w:lvl w:ilvl="6">
      <w:start w:val="1"/>
      <w:numFmt w:val="bullet"/>
      <w:lvlText w:val=""/>
      <w:lvlJc w:val="left"/>
      <w:pPr>
        <w:ind w:left="7166" w:hanging="360"/>
      </w:pPr>
      <w:rPr>
        <w:rFonts w:ascii="Symbol" w:hAnsi="Symbol" w:hint="default"/>
      </w:rPr>
    </w:lvl>
    <w:lvl w:ilvl="7">
      <w:start w:val="1"/>
      <w:numFmt w:val="bullet"/>
      <w:lvlText w:val="o"/>
      <w:lvlJc w:val="left"/>
      <w:pPr>
        <w:ind w:left="7886" w:hanging="360"/>
      </w:pPr>
      <w:rPr>
        <w:rFonts w:ascii="Courier New" w:hAnsi="Courier New" w:cs="Courier New" w:hint="default"/>
      </w:rPr>
    </w:lvl>
    <w:lvl w:ilvl="8">
      <w:start w:val="1"/>
      <w:numFmt w:val="bullet"/>
      <w:lvlText w:val=""/>
      <w:lvlJc w:val="left"/>
      <w:pPr>
        <w:ind w:left="8606" w:hanging="360"/>
      </w:pPr>
      <w:rPr>
        <w:rFonts w:ascii="Wingdings" w:hAnsi="Wingdings" w:hint="default"/>
      </w:rPr>
    </w:lvl>
  </w:abstractNum>
  <w:abstractNum w:abstractNumId="28" w15:restartNumberingAfterBreak="0">
    <w:nsid w:val="651232BA"/>
    <w:multiLevelType w:val="hybridMultilevel"/>
    <w:tmpl w:val="7E3EA0E8"/>
    <w:lvl w:ilvl="0" w:tplc="143CAAAA">
      <w:start w:val="1"/>
      <w:numFmt w:val="bullet"/>
      <w:lvlText w:val=""/>
      <w:lvlJc w:val="left"/>
      <w:pPr>
        <w:tabs>
          <w:tab w:val="num" w:pos="482"/>
        </w:tabs>
        <w:ind w:left="232" w:hanging="113"/>
      </w:pPr>
      <w:rPr>
        <w:rFonts w:ascii="Symbol" w:hAnsi="Symbol" w:hint="default"/>
      </w:rPr>
    </w:lvl>
    <w:lvl w:ilvl="1" w:tplc="600AD48E">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C307B4"/>
    <w:multiLevelType w:val="multilevel"/>
    <w:tmpl w:val="D2466D4A"/>
    <w:name w:val="TableBul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0" w15:restartNumberingAfterBreak="0">
    <w:nsid w:val="6FAC7C2A"/>
    <w:multiLevelType w:val="multilevel"/>
    <w:tmpl w:val="3BC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C4F0B"/>
    <w:multiLevelType w:val="multilevel"/>
    <w:tmpl w:val="6CF6B194"/>
    <w:name w:val="NumListTemp823"/>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2" w15:restartNumberingAfterBreak="0">
    <w:nsid w:val="77990484"/>
    <w:multiLevelType w:val="multilevel"/>
    <w:tmpl w:val="46FCAFF8"/>
    <w:name w:val="NumList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3" w15:restartNumberingAfterBreak="0">
    <w:nsid w:val="795515F2"/>
    <w:multiLevelType w:val="multilevel"/>
    <w:tmpl w:val="0409001D"/>
    <w:name w:val="NumListTemp6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A1A1A24"/>
    <w:multiLevelType w:val="multilevel"/>
    <w:tmpl w:val="4210DCDE"/>
    <w:name w:val="TableBul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5" w15:restartNumberingAfterBreak="0">
    <w:nsid w:val="7ABC45B1"/>
    <w:multiLevelType w:val="hybridMultilevel"/>
    <w:tmpl w:val="BFBE9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B5A782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7" w15:restartNumberingAfterBreak="0">
    <w:nsid w:val="7F884CD0"/>
    <w:multiLevelType w:val="hybridMultilevel"/>
    <w:tmpl w:val="2A8CB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F8D2041"/>
    <w:multiLevelType w:val="multilevel"/>
    <w:tmpl w:val="00947848"/>
    <w:lvl w:ilvl="0">
      <w:start w:val="1"/>
      <w:numFmt w:val="bullet"/>
      <w:lvlRestart w:val="0"/>
      <w:lvlText w:val="■"/>
      <w:lvlJc w:val="left"/>
      <w:pPr>
        <w:tabs>
          <w:tab w:val="num" w:pos="1247"/>
        </w:tabs>
        <w:ind w:left="1247" w:hanging="340"/>
      </w:pPr>
      <w:rPr>
        <w:rFonts w:ascii="Times New Roman" w:hAnsi="Times New Roman" w:cs="Times New Roman"/>
        <w:b/>
        <w:i w:val="0"/>
        <w:color w:val="072C62"/>
        <w:sz w:val="26"/>
        <w:szCs w:val="26"/>
      </w:rPr>
    </w:lvl>
    <w:lvl w:ilvl="1">
      <w:start w:val="1"/>
      <w:numFmt w:val="bullet"/>
      <w:lvlRestart w:val="0"/>
      <w:lvlText w:val=""/>
      <w:lvlJc w:val="left"/>
      <w:pPr>
        <w:tabs>
          <w:tab w:val="num" w:pos="1587"/>
        </w:tabs>
        <w:ind w:left="1587" w:hanging="340"/>
      </w:pPr>
      <w:rPr>
        <w:rFonts w:ascii="Times New Roman" w:hAnsi="Times New Roman" w:cs="Times New Roman"/>
        <w:b w:val="0"/>
        <w:bCs w:val="0"/>
        <w:i w:val="0"/>
        <w:iCs w:val="0"/>
        <w:caps w:val="0"/>
        <w:smallCaps w:val="0"/>
        <w:strike w:val="0"/>
        <w:dstrike w:val="0"/>
        <w:noProof w:val="0"/>
        <w:snapToGrid w:val="0"/>
        <w:vanish w:val="0"/>
        <w:color w:val="072C6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Restart w:val="0"/>
      <w:lvlText w:val="■"/>
      <w:lvlJc w:val="left"/>
      <w:pPr>
        <w:tabs>
          <w:tab w:val="num" w:pos="1587"/>
        </w:tabs>
        <w:ind w:left="1587" w:hanging="340"/>
      </w:pPr>
      <w:rPr>
        <w:rFonts w:ascii="Times New Roman" w:hAnsi="Times New Roman" w:cs="Times New Roman"/>
        <w:b/>
        <w:i w:val="0"/>
        <w:color w:val="072C62"/>
        <w:sz w:val="26"/>
        <w:szCs w:val="26"/>
      </w:rPr>
    </w:lvl>
    <w:lvl w:ilvl="3">
      <w:start w:val="1"/>
      <w:numFmt w:val="bullet"/>
      <w:lvlRestart w:val="0"/>
      <w:lvlText w:val=""/>
      <w:lvlJc w:val="left"/>
      <w:pPr>
        <w:tabs>
          <w:tab w:val="num" w:pos="1928"/>
        </w:tabs>
        <w:ind w:left="1928" w:hanging="341"/>
      </w:pPr>
      <w:rPr>
        <w:rFonts w:ascii="Times New Roman" w:hAnsi="Times New Roman" w:cs="Times New Roman"/>
        <w:b/>
        <w:i w:val="0"/>
        <w:color w:val="072C62"/>
        <w:sz w:val="20"/>
        <w:szCs w:val="20"/>
      </w:rPr>
    </w:lvl>
    <w:lvl w:ilvl="4">
      <w:start w:val="1"/>
      <w:numFmt w:val="none"/>
      <w:lvlRestart w:val="0"/>
      <w:lvlText w:val=""/>
      <w:lvlJc w:val="left"/>
      <w:pPr>
        <w:tabs>
          <w:tab w:val="num" w:pos="1417"/>
        </w:tabs>
        <w:ind w:left="1417" w:hanging="283"/>
      </w:pPr>
      <w:rPr>
        <w:sz w:val="24"/>
        <w:szCs w:val="24"/>
      </w:rPr>
    </w:lvl>
    <w:lvl w:ilvl="5">
      <w:start w:val="1"/>
      <w:numFmt w:val="none"/>
      <w:lvlRestart w:val="0"/>
      <w:lvlText w:val=""/>
      <w:lvlJc w:val="left"/>
      <w:pPr>
        <w:tabs>
          <w:tab w:val="num" w:pos="1701"/>
        </w:tabs>
        <w:ind w:left="1701" w:hanging="284"/>
      </w:pPr>
      <w:rPr>
        <w:sz w:val="20"/>
        <w:szCs w:val="20"/>
      </w:rPr>
    </w:lvl>
    <w:lvl w:ilvl="6">
      <w:start w:val="1"/>
      <w:numFmt w:val="none"/>
      <w:lvlRestart w:val="0"/>
      <w:lvlText w:val=""/>
      <w:lvlJc w:val="left"/>
      <w:pPr>
        <w:tabs>
          <w:tab w:val="num" w:pos="1417"/>
        </w:tabs>
        <w:ind w:left="1417" w:hanging="283"/>
      </w:pPr>
      <w:rPr>
        <w:sz w:val="24"/>
        <w:szCs w:val="24"/>
      </w:rPr>
    </w:lvl>
    <w:lvl w:ilvl="7">
      <w:start w:val="1"/>
      <w:numFmt w:val="none"/>
      <w:lvlRestart w:val="0"/>
      <w:lvlText w:val=""/>
      <w:lvlJc w:val="left"/>
      <w:pPr>
        <w:tabs>
          <w:tab w:val="num" w:pos="1701"/>
        </w:tabs>
        <w:ind w:left="1701" w:hanging="284"/>
      </w:pPr>
      <w:rPr>
        <w:sz w:val="20"/>
        <w:szCs w:val="20"/>
      </w:rPr>
    </w:lvl>
    <w:lvl w:ilvl="8">
      <w:start w:val="1"/>
      <w:numFmt w:val="none"/>
      <w:lvlRestart w:val="0"/>
      <w:lvlText w:val=""/>
      <w:lvlJc w:val="left"/>
      <w:pPr>
        <w:tabs>
          <w:tab w:val="num" w:pos="8997"/>
        </w:tabs>
        <w:ind w:left="4320" w:hanging="1440"/>
      </w:pPr>
    </w:lvl>
  </w:abstractNum>
  <w:num w:numId="1" w16cid:durableId="1385446503">
    <w:abstractNumId w:val="2"/>
  </w:num>
  <w:num w:numId="2" w16cid:durableId="550270869">
    <w:abstractNumId w:val="9"/>
  </w:num>
  <w:num w:numId="3" w16cid:durableId="883832195">
    <w:abstractNumId w:val="36"/>
  </w:num>
  <w:num w:numId="4" w16cid:durableId="1825314547">
    <w:abstractNumId w:val="14"/>
  </w:num>
  <w:num w:numId="5" w16cid:durableId="15424954">
    <w:abstractNumId w:val="24"/>
  </w:num>
  <w:num w:numId="6" w16cid:durableId="613753727">
    <w:abstractNumId w:val="11"/>
  </w:num>
  <w:num w:numId="7" w16cid:durableId="1067611786">
    <w:abstractNumId w:val="26"/>
  </w:num>
  <w:num w:numId="8" w16cid:durableId="1350108534">
    <w:abstractNumId w:val="25"/>
  </w:num>
  <w:num w:numId="9" w16cid:durableId="1401516864">
    <w:abstractNumId w:val="1"/>
  </w:num>
  <w:num w:numId="10" w16cid:durableId="238711293">
    <w:abstractNumId w:val="22"/>
  </w:num>
  <w:num w:numId="11" w16cid:durableId="1230727102">
    <w:abstractNumId w:val="27"/>
  </w:num>
  <w:num w:numId="12" w16cid:durableId="19902811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7795474">
    <w:abstractNumId w:val="7"/>
  </w:num>
  <w:num w:numId="14" w16cid:durableId="1046100335">
    <w:abstractNumId w:val="24"/>
  </w:num>
  <w:num w:numId="15" w16cid:durableId="11292004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6764886">
    <w:abstractNumId w:val="24"/>
  </w:num>
  <w:num w:numId="17" w16cid:durableId="11535217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6298764">
    <w:abstractNumId w:val="24"/>
  </w:num>
  <w:num w:numId="19" w16cid:durableId="12197872">
    <w:abstractNumId w:val="24"/>
  </w:num>
  <w:num w:numId="20" w16cid:durableId="9863191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9042326">
    <w:abstractNumId w:val="24"/>
  </w:num>
  <w:num w:numId="22" w16cid:durableId="10837172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85742741">
    <w:abstractNumId w:val="4"/>
  </w:num>
  <w:num w:numId="24" w16cid:durableId="1485315565">
    <w:abstractNumId w:val="20"/>
  </w:num>
  <w:num w:numId="25" w16cid:durableId="1811940843">
    <w:abstractNumId w:val="20"/>
  </w:num>
  <w:num w:numId="26" w16cid:durableId="20906163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34829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7717297">
    <w:abstractNumId w:val="20"/>
  </w:num>
  <w:num w:numId="29" w16cid:durableId="640312128">
    <w:abstractNumId w:val="20"/>
  </w:num>
  <w:num w:numId="30" w16cid:durableId="1041515307">
    <w:abstractNumId w:val="10"/>
    <w:lvlOverride w:ilvl="0">
      <w:startOverride w:val="1"/>
    </w:lvlOverride>
  </w:num>
  <w:num w:numId="31" w16cid:durableId="1772822794">
    <w:abstractNumId w:val="28"/>
  </w:num>
  <w:num w:numId="32" w16cid:durableId="793061075">
    <w:abstractNumId w:val="10"/>
  </w:num>
  <w:num w:numId="33" w16cid:durableId="1977372605">
    <w:abstractNumId w:val="20"/>
  </w:num>
  <w:num w:numId="34" w16cid:durableId="2128622068">
    <w:abstractNumId w:val="20"/>
  </w:num>
  <w:num w:numId="35" w16cid:durableId="314727104">
    <w:abstractNumId w:val="20"/>
  </w:num>
  <w:num w:numId="36" w16cid:durableId="12307273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46594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22488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297398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89020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83632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5880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251110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49096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866693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14705688">
    <w:abstractNumId w:val="3"/>
  </w:num>
  <w:num w:numId="47" w16cid:durableId="467893675">
    <w:abstractNumId w:val="1"/>
    <w:lvlOverride w:ilvl="0">
      <w:startOverride w:val="1"/>
    </w:lvlOverride>
  </w:num>
  <w:num w:numId="48" w16cid:durableId="996223690">
    <w:abstractNumId w:val="38"/>
  </w:num>
  <w:num w:numId="49" w16cid:durableId="16492424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22066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1165582">
    <w:abstractNumId w:val="30"/>
  </w:num>
  <w:num w:numId="52" w16cid:durableId="79985305">
    <w:abstractNumId w:val="37"/>
  </w:num>
  <w:num w:numId="53" w16cid:durableId="696346927">
    <w:abstractNumId w:val="3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rahem Saed Ahmd">
    <w15:presenceInfo w15:providerId="AD" w15:userId="S::Ibrahem.SaedAhmd@ceva-dsp.com::dff5298e-d4d1-4404-a660-754b50d2df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4005" w:allStyles="1"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ggleExample" w:val="0"/>
    <w:docVar w:name="ToggleInstruction" w:val="0"/>
    <w:docVar w:name="UpdateStyles" w:val="0"/>
  </w:docVars>
  <w:rsids>
    <w:rsidRoot w:val="00A65C8E"/>
    <w:rsid w:val="00000369"/>
    <w:rsid w:val="0000053E"/>
    <w:rsid w:val="0000075F"/>
    <w:rsid w:val="00001C62"/>
    <w:rsid w:val="00001D93"/>
    <w:rsid w:val="000033C8"/>
    <w:rsid w:val="0000361F"/>
    <w:rsid w:val="00003C14"/>
    <w:rsid w:val="000041CB"/>
    <w:rsid w:val="00005195"/>
    <w:rsid w:val="000060B5"/>
    <w:rsid w:val="000060B8"/>
    <w:rsid w:val="00006234"/>
    <w:rsid w:val="00007262"/>
    <w:rsid w:val="000105B3"/>
    <w:rsid w:val="00011A6E"/>
    <w:rsid w:val="0001239E"/>
    <w:rsid w:val="00012ACB"/>
    <w:rsid w:val="00013686"/>
    <w:rsid w:val="00013FE0"/>
    <w:rsid w:val="000149D3"/>
    <w:rsid w:val="00014E6D"/>
    <w:rsid w:val="00015168"/>
    <w:rsid w:val="0001710A"/>
    <w:rsid w:val="00017DB6"/>
    <w:rsid w:val="000218F6"/>
    <w:rsid w:val="0002245E"/>
    <w:rsid w:val="00022AD5"/>
    <w:rsid w:val="000243DA"/>
    <w:rsid w:val="000244DB"/>
    <w:rsid w:val="00024771"/>
    <w:rsid w:val="00024A1F"/>
    <w:rsid w:val="0002628D"/>
    <w:rsid w:val="000262CC"/>
    <w:rsid w:val="0002660D"/>
    <w:rsid w:val="00026685"/>
    <w:rsid w:val="00026A84"/>
    <w:rsid w:val="00026BE7"/>
    <w:rsid w:val="000272F6"/>
    <w:rsid w:val="0003036C"/>
    <w:rsid w:val="000304D6"/>
    <w:rsid w:val="000306E6"/>
    <w:rsid w:val="00030BB5"/>
    <w:rsid w:val="0003166F"/>
    <w:rsid w:val="00032B90"/>
    <w:rsid w:val="00034D52"/>
    <w:rsid w:val="000357BB"/>
    <w:rsid w:val="00035C16"/>
    <w:rsid w:val="00041104"/>
    <w:rsid w:val="000419A5"/>
    <w:rsid w:val="00041BF9"/>
    <w:rsid w:val="0004243A"/>
    <w:rsid w:val="0004376C"/>
    <w:rsid w:val="00050878"/>
    <w:rsid w:val="000517B2"/>
    <w:rsid w:val="0005185C"/>
    <w:rsid w:val="00052C07"/>
    <w:rsid w:val="00052EED"/>
    <w:rsid w:val="00053506"/>
    <w:rsid w:val="0005490F"/>
    <w:rsid w:val="00054AD6"/>
    <w:rsid w:val="000552EF"/>
    <w:rsid w:val="000553BA"/>
    <w:rsid w:val="00055730"/>
    <w:rsid w:val="000565A7"/>
    <w:rsid w:val="00056914"/>
    <w:rsid w:val="00056A5B"/>
    <w:rsid w:val="0005718A"/>
    <w:rsid w:val="00057202"/>
    <w:rsid w:val="000573B4"/>
    <w:rsid w:val="0005747D"/>
    <w:rsid w:val="00057680"/>
    <w:rsid w:val="000613F7"/>
    <w:rsid w:val="00061EAC"/>
    <w:rsid w:val="00064058"/>
    <w:rsid w:val="000640CB"/>
    <w:rsid w:val="00064459"/>
    <w:rsid w:val="000655FD"/>
    <w:rsid w:val="00065A19"/>
    <w:rsid w:val="00065FEE"/>
    <w:rsid w:val="0006629A"/>
    <w:rsid w:val="00066E2B"/>
    <w:rsid w:val="000670B4"/>
    <w:rsid w:val="000677F2"/>
    <w:rsid w:val="00067BE6"/>
    <w:rsid w:val="00067E67"/>
    <w:rsid w:val="0007034E"/>
    <w:rsid w:val="0007059C"/>
    <w:rsid w:val="00071101"/>
    <w:rsid w:val="0007286B"/>
    <w:rsid w:val="00072D44"/>
    <w:rsid w:val="00073B8C"/>
    <w:rsid w:val="00073DA6"/>
    <w:rsid w:val="000746D4"/>
    <w:rsid w:val="0007470E"/>
    <w:rsid w:val="00077076"/>
    <w:rsid w:val="00080F12"/>
    <w:rsid w:val="000813CA"/>
    <w:rsid w:val="0008188C"/>
    <w:rsid w:val="000821E8"/>
    <w:rsid w:val="00082359"/>
    <w:rsid w:val="00082ED7"/>
    <w:rsid w:val="000839DE"/>
    <w:rsid w:val="00084036"/>
    <w:rsid w:val="000849B5"/>
    <w:rsid w:val="0008715F"/>
    <w:rsid w:val="0008739D"/>
    <w:rsid w:val="00087E86"/>
    <w:rsid w:val="00090AE5"/>
    <w:rsid w:val="00090B27"/>
    <w:rsid w:val="00090D4F"/>
    <w:rsid w:val="0009260A"/>
    <w:rsid w:val="00092F3D"/>
    <w:rsid w:val="00093E6A"/>
    <w:rsid w:val="000952B6"/>
    <w:rsid w:val="00095A0A"/>
    <w:rsid w:val="0009671C"/>
    <w:rsid w:val="00097445"/>
    <w:rsid w:val="000974D0"/>
    <w:rsid w:val="000A02B8"/>
    <w:rsid w:val="000A0E98"/>
    <w:rsid w:val="000A10DF"/>
    <w:rsid w:val="000A19DA"/>
    <w:rsid w:val="000A1C49"/>
    <w:rsid w:val="000A2BC9"/>
    <w:rsid w:val="000A3436"/>
    <w:rsid w:val="000A35E4"/>
    <w:rsid w:val="000A41BD"/>
    <w:rsid w:val="000A4468"/>
    <w:rsid w:val="000A4967"/>
    <w:rsid w:val="000A5B16"/>
    <w:rsid w:val="000A5C27"/>
    <w:rsid w:val="000A639A"/>
    <w:rsid w:val="000A6A52"/>
    <w:rsid w:val="000A7C1F"/>
    <w:rsid w:val="000B06FB"/>
    <w:rsid w:val="000B136D"/>
    <w:rsid w:val="000B1BE7"/>
    <w:rsid w:val="000B30B7"/>
    <w:rsid w:val="000B3F8E"/>
    <w:rsid w:val="000B455E"/>
    <w:rsid w:val="000B6502"/>
    <w:rsid w:val="000B6EA7"/>
    <w:rsid w:val="000B7363"/>
    <w:rsid w:val="000B7BBB"/>
    <w:rsid w:val="000C0046"/>
    <w:rsid w:val="000C0198"/>
    <w:rsid w:val="000C23CB"/>
    <w:rsid w:val="000C437F"/>
    <w:rsid w:val="000C525E"/>
    <w:rsid w:val="000C5A24"/>
    <w:rsid w:val="000C5BEA"/>
    <w:rsid w:val="000C7E95"/>
    <w:rsid w:val="000D040E"/>
    <w:rsid w:val="000D16F2"/>
    <w:rsid w:val="000D1DF0"/>
    <w:rsid w:val="000D33C8"/>
    <w:rsid w:val="000D34AB"/>
    <w:rsid w:val="000D4B9C"/>
    <w:rsid w:val="000D6E71"/>
    <w:rsid w:val="000D7D8C"/>
    <w:rsid w:val="000E003E"/>
    <w:rsid w:val="000E0448"/>
    <w:rsid w:val="000E0455"/>
    <w:rsid w:val="000E15BC"/>
    <w:rsid w:val="000E2FB4"/>
    <w:rsid w:val="000E35FF"/>
    <w:rsid w:val="000E3883"/>
    <w:rsid w:val="000E5DA3"/>
    <w:rsid w:val="000E698C"/>
    <w:rsid w:val="000E7100"/>
    <w:rsid w:val="000E7782"/>
    <w:rsid w:val="000E7A7C"/>
    <w:rsid w:val="000E7D7B"/>
    <w:rsid w:val="000F0C5C"/>
    <w:rsid w:val="000F10A0"/>
    <w:rsid w:val="000F1AF8"/>
    <w:rsid w:val="000F1B09"/>
    <w:rsid w:val="000F1BDF"/>
    <w:rsid w:val="000F1E01"/>
    <w:rsid w:val="000F2D42"/>
    <w:rsid w:val="000F35B7"/>
    <w:rsid w:val="000F376C"/>
    <w:rsid w:val="000F45FE"/>
    <w:rsid w:val="000F6E4C"/>
    <w:rsid w:val="000F780B"/>
    <w:rsid w:val="000F7DD3"/>
    <w:rsid w:val="001019A2"/>
    <w:rsid w:val="00101ADF"/>
    <w:rsid w:val="00102855"/>
    <w:rsid w:val="00102A80"/>
    <w:rsid w:val="00103D9D"/>
    <w:rsid w:val="00104E26"/>
    <w:rsid w:val="00105883"/>
    <w:rsid w:val="00106174"/>
    <w:rsid w:val="00106742"/>
    <w:rsid w:val="00107AB0"/>
    <w:rsid w:val="00107E9A"/>
    <w:rsid w:val="00107F3A"/>
    <w:rsid w:val="00110032"/>
    <w:rsid w:val="001101D4"/>
    <w:rsid w:val="00110BA8"/>
    <w:rsid w:val="00112738"/>
    <w:rsid w:val="0011343B"/>
    <w:rsid w:val="00113478"/>
    <w:rsid w:val="00113AE9"/>
    <w:rsid w:val="00114F8C"/>
    <w:rsid w:val="001150F0"/>
    <w:rsid w:val="001155BE"/>
    <w:rsid w:val="00116E28"/>
    <w:rsid w:val="00117A5F"/>
    <w:rsid w:val="00117D59"/>
    <w:rsid w:val="0012052A"/>
    <w:rsid w:val="001207EC"/>
    <w:rsid w:val="00120AE3"/>
    <w:rsid w:val="00121DFB"/>
    <w:rsid w:val="001220AF"/>
    <w:rsid w:val="001234A4"/>
    <w:rsid w:val="001239BC"/>
    <w:rsid w:val="00124890"/>
    <w:rsid w:val="0012524F"/>
    <w:rsid w:val="00125A24"/>
    <w:rsid w:val="00126B5D"/>
    <w:rsid w:val="0012706A"/>
    <w:rsid w:val="0012726E"/>
    <w:rsid w:val="00127352"/>
    <w:rsid w:val="00127DF1"/>
    <w:rsid w:val="00130442"/>
    <w:rsid w:val="001305A7"/>
    <w:rsid w:val="0013073A"/>
    <w:rsid w:val="00130DE3"/>
    <w:rsid w:val="00130DEF"/>
    <w:rsid w:val="00131277"/>
    <w:rsid w:val="00131E3B"/>
    <w:rsid w:val="00132680"/>
    <w:rsid w:val="00132BE8"/>
    <w:rsid w:val="001330F2"/>
    <w:rsid w:val="00133B62"/>
    <w:rsid w:val="00134479"/>
    <w:rsid w:val="00134725"/>
    <w:rsid w:val="00135972"/>
    <w:rsid w:val="00135ABF"/>
    <w:rsid w:val="00136B17"/>
    <w:rsid w:val="00136BD4"/>
    <w:rsid w:val="00136E62"/>
    <w:rsid w:val="0013728E"/>
    <w:rsid w:val="00140A2C"/>
    <w:rsid w:val="00140FE9"/>
    <w:rsid w:val="0014162A"/>
    <w:rsid w:val="00141AE1"/>
    <w:rsid w:val="00142477"/>
    <w:rsid w:val="00142874"/>
    <w:rsid w:val="001429F5"/>
    <w:rsid w:val="00142DE7"/>
    <w:rsid w:val="00143576"/>
    <w:rsid w:val="001436FE"/>
    <w:rsid w:val="0014607D"/>
    <w:rsid w:val="0014609D"/>
    <w:rsid w:val="00151795"/>
    <w:rsid w:val="001530F1"/>
    <w:rsid w:val="0015404C"/>
    <w:rsid w:val="00156CE9"/>
    <w:rsid w:val="001606CF"/>
    <w:rsid w:val="00160B42"/>
    <w:rsid w:val="00161266"/>
    <w:rsid w:val="00161EA8"/>
    <w:rsid w:val="00162575"/>
    <w:rsid w:val="00162E88"/>
    <w:rsid w:val="00165099"/>
    <w:rsid w:val="001654E4"/>
    <w:rsid w:val="001654FF"/>
    <w:rsid w:val="00165BD1"/>
    <w:rsid w:val="001673FB"/>
    <w:rsid w:val="00167C6D"/>
    <w:rsid w:val="00170265"/>
    <w:rsid w:val="00170973"/>
    <w:rsid w:val="00172AF9"/>
    <w:rsid w:val="00173B93"/>
    <w:rsid w:val="00173C4D"/>
    <w:rsid w:val="00174569"/>
    <w:rsid w:val="00174B54"/>
    <w:rsid w:val="0017655E"/>
    <w:rsid w:val="001769DD"/>
    <w:rsid w:val="001773A1"/>
    <w:rsid w:val="00177883"/>
    <w:rsid w:val="00177D69"/>
    <w:rsid w:val="00180120"/>
    <w:rsid w:val="00180B82"/>
    <w:rsid w:val="00181B9B"/>
    <w:rsid w:val="001824A3"/>
    <w:rsid w:val="00182956"/>
    <w:rsid w:val="00182ADB"/>
    <w:rsid w:val="00182FEA"/>
    <w:rsid w:val="001832BE"/>
    <w:rsid w:val="001836AD"/>
    <w:rsid w:val="00183A1B"/>
    <w:rsid w:val="00184D19"/>
    <w:rsid w:val="00186094"/>
    <w:rsid w:val="00187598"/>
    <w:rsid w:val="00187B1A"/>
    <w:rsid w:val="00191F95"/>
    <w:rsid w:val="001933AD"/>
    <w:rsid w:val="0019340D"/>
    <w:rsid w:val="00195A6E"/>
    <w:rsid w:val="00196251"/>
    <w:rsid w:val="0019700B"/>
    <w:rsid w:val="00197C66"/>
    <w:rsid w:val="00197DD1"/>
    <w:rsid w:val="00197EEE"/>
    <w:rsid w:val="001A0CC2"/>
    <w:rsid w:val="001A16AE"/>
    <w:rsid w:val="001A2A0D"/>
    <w:rsid w:val="001A4661"/>
    <w:rsid w:val="001A475D"/>
    <w:rsid w:val="001A4ABD"/>
    <w:rsid w:val="001A5355"/>
    <w:rsid w:val="001A5AC1"/>
    <w:rsid w:val="001A75F9"/>
    <w:rsid w:val="001A7802"/>
    <w:rsid w:val="001A7CC9"/>
    <w:rsid w:val="001B02C6"/>
    <w:rsid w:val="001B03C6"/>
    <w:rsid w:val="001B075F"/>
    <w:rsid w:val="001B0A96"/>
    <w:rsid w:val="001B1D34"/>
    <w:rsid w:val="001B2D27"/>
    <w:rsid w:val="001B3511"/>
    <w:rsid w:val="001B3964"/>
    <w:rsid w:val="001B621C"/>
    <w:rsid w:val="001C280C"/>
    <w:rsid w:val="001C39E7"/>
    <w:rsid w:val="001C4B01"/>
    <w:rsid w:val="001C58B5"/>
    <w:rsid w:val="001C5A39"/>
    <w:rsid w:val="001C6141"/>
    <w:rsid w:val="001C6580"/>
    <w:rsid w:val="001C705A"/>
    <w:rsid w:val="001C723E"/>
    <w:rsid w:val="001C73A3"/>
    <w:rsid w:val="001C7BD3"/>
    <w:rsid w:val="001D0588"/>
    <w:rsid w:val="001D0D42"/>
    <w:rsid w:val="001D1584"/>
    <w:rsid w:val="001D15DB"/>
    <w:rsid w:val="001D1603"/>
    <w:rsid w:val="001D23A7"/>
    <w:rsid w:val="001D2B4A"/>
    <w:rsid w:val="001D330A"/>
    <w:rsid w:val="001D350E"/>
    <w:rsid w:val="001D3AF5"/>
    <w:rsid w:val="001D411E"/>
    <w:rsid w:val="001D47A5"/>
    <w:rsid w:val="001D6250"/>
    <w:rsid w:val="001D6502"/>
    <w:rsid w:val="001D69B1"/>
    <w:rsid w:val="001D6D08"/>
    <w:rsid w:val="001D6FD3"/>
    <w:rsid w:val="001D7AC1"/>
    <w:rsid w:val="001E0440"/>
    <w:rsid w:val="001E1FBC"/>
    <w:rsid w:val="001E2D09"/>
    <w:rsid w:val="001E33FF"/>
    <w:rsid w:val="001E45B9"/>
    <w:rsid w:val="001E50FF"/>
    <w:rsid w:val="001E53DB"/>
    <w:rsid w:val="001E5AAE"/>
    <w:rsid w:val="001E5ED2"/>
    <w:rsid w:val="001E62F0"/>
    <w:rsid w:val="001E76B0"/>
    <w:rsid w:val="001F0503"/>
    <w:rsid w:val="001F0742"/>
    <w:rsid w:val="001F18A1"/>
    <w:rsid w:val="001F1C0E"/>
    <w:rsid w:val="001F2174"/>
    <w:rsid w:val="001F27CB"/>
    <w:rsid w:val="001F3B50"/>
    <w:rsid w:val="001F3DA1"/>
    <w:rsid w:val="001F47C0"/>
    <w:rsid w:val="001F47F1"/>
    <w:rsid w:val="001F49AD"/>
    <w:rsid w:val="001F4A6D"/>
    <w:rsid w:val="001F69E2"/>
    <w:rsid w:val="001F7261"/>
    <w:rsid w:val="002003B4"/>
    <w:rsid w:val="00200972"/>
    <w:rsid w:val="00200D2B"/>
    <w:rsid w:val="00200D4A"/>
    <w:rsid w:val="00200DFB"/>
    <w:rsid w:val="00201957"/>
    <w:rsid w:val="002019A9"/>
    <w:rsid w:val="0020317B"/>
    <w:rsid w:val="00203281"/>
    <w:rsid w:val="002040DA"/>
    <w:rsid w:val="002060AA"/>
    <w:rsid w:val="00206AF4"/>
    <w:rsid w:val="00206C5B"/>
    <w:rsid w:val="0020752C"/>
    <w:rsid w:val="0020784A"/>
    <w:rsid w:val="00207AF3"/>
    <w:rsid w:val="00210068"/>
    <w:rsid w:val="0021040C"/>
    <w:rsid w:val="002104F8"/>
    <w:rsid w:val="00210776"/>
    <w:rsid w:val="00212504"/>
    <w:rsid w:val="00212A84"/>
    <w:rsid w:val="0021409B"/>
    <w:rsid w:val="002150DB"/>
    <w:rsid w:val="002151C3"/>
    <w:rsid w:val="0021578E"/>
    <w:rsid w:val="00216920"/>
    <w:rsid w:val="00217484"/>
    <w:rsid w:val="00217491"/>
    <w:rsid w:val="00217E3E"/>
    <w:rsid w:val="00217FE5"/>
    <w:rsid w:val="002202BD"/>
    <w:rsid w:val="00220713"/>
    <w:rsid w:val="00220747"/>
    <w:rsid w:val="002209FC"/>
    <w:rsid w:val="0022294E"/>
    <w:rsid w:val="00223A4D"/>
    <w:rsid w:val="00223F54"/>
    <w:rsid w:val="00225802"/>
    <w:rsid w:val="0022584C"/>
    <w:rsid w:val="00225909"/>
    <w:rsid w:val="002272AD"/>
    <w:rsid w:val="00227485"/>
    <w:rsid w:val="002275CC"/>
    <w:rsid w:val="00227BBB"/>
    <w:rsid w:val="00227DD7"/>
    <w:rsid w:val="00227F62"/>
    <w:rsid w:val="002317EB"/>
    <w:rsid w:val="002325E0"/>
    <w:rsid w:val="00232744"/>
    <w:rsid w:val="002331EE"/>
    <w:rsid w:val="002335D7"/>
    <w:rsid w:val="00233FEC"/>
    <w:rsid w:val="0023484D"/>
    <w:rsid w:val="00235021"/>
    <w:rsid w:val="00236933"/>
    <w:rsid w:val="00237B30"/>
    <w:rsid w:val="00241364"/>
    <w:rsid w:val="0024160A"/>
    <w:rsid w:val="00241D0B"/>
    <w:rsid w:val="002426B2"/>
    <w:rsid w:val="00242C21"/>
    <w:rsid w:val="00242E40"/>
    <w:rsid w:val="00244D75"/>
    <w:rsid w:val="00244E52"/>
    <w:rsid w:val="0024743D"/>
    <w:rsid w:val="00247C6C"/>
    <w:rsid w:val="00247D85"/>
    <w:rsid w:val="00250E8C"/>
    <w:rsid w:val="00251A63"/>
    <w:rsid w:val="00251EB5"/>
    <w:rsid w:val="00252CD1"/>
    <w:rsid w:val="00252EBE"/>
    <w:rsid w:val="002532B5"/>
    <w:rsid w:val="00254000"/>
    <w:rsid w:val="00254113"/>
    <w:rsid w:val="002548C0"/>
    <w:rsid w:val="0025764E"/>
    <w:rsid w:val="00257A1D"/>
    <w:rsid w:val="00257B85"/>
    <w:rsid w:val="00261174"/>
    <w:rsid w:val="00261216"/>
    <w:rsid w:val="00261AC5"/>
    <w:rsid w:val="00263175"/>
    <w:rsid w:val="0026493B"/>
    <w:rsid w:val="00265772"/>
    <w:rsid w:val="00265991"/>
    <w:rsid w:val="00266141"/>
    <w:rsid w:val="00266363"/>
    <w:rsid w:val="00267206"/>
    <w:rsid w:val="0027051B"/>
    <w:rsid w:val="00271B05"/>
    <w:rsid w:val="002741A1"/>
    <w:rsid w:val="0027530E"/>
    <w:rsid w:val="00275DD8"/>
    <w:rsid w:val="002766C5"/>
    <w:rsid w:val="00276B0F"/>
    <w:rsid w:val="00276CAD"/>
    <w:rsid w:val="00277C29"/>
    <w:rsid w:val="002805E4"/>
    <w:rsid w:val="00280FEB"/>
    <w:rsid w:val="0028125A"/>
    <w:rsid w:val="0028222E"/>
    <w:rsid w:val="0028231D"/>
    <w:rsid w:val="002837BB"/>
    <w:rsid w:val="00284D8A"/>
    <w:rsid w:val="002850B2"/>
    <w:rsid w:val="002903AC"/>
    <w:rsid w:val="002907AD"/>
    <w:rsid w:val="00290D70"/>
    <w:rsid w:val="00291FA3"/>
    <w:rsid w:val="002923EA"/>
    <w:rsid w:val="0029241A"/>
    <w:rsid w:val="00292542"/>
    <w:rsid w:val="00292715"/>
    <w:rsid w:val="00292CAF"/>
    <w:rsid w:val="0029347B"/>
    <w:rsid w:val="002937BB"/>
    <w:rsid w:val="00294764"/>
    <w:rsid w:val="002948A8"/>
    <w:rsid w:val="002949BA"/>
    <w:rsid w:val="0029589D"/>
    <w:rsid w:val="00296054"/>
    <w:rsid w:val="002973AD"/>
    <w:rsid w:val="002975C4"/>
    <w:rsid w:val="002A2114"/>
    <w:rsid w:val="002A213D"/>
    <w:rsid w:val="002A36CC"/>
    <w:rsid w:val="002A4114"/>
    <w:rsid w:val="002A4BED"/>
    <w:rsid w:val="002A4C7D"/>
    <w:rsid w:val="002A4CB7"/>
    <w:rsid w:val="002A51E3"/>
    <w:rsid w:val="002A5EAC"/>
    <w:rsid w:val="002A69F2"/>
    <w:rsid w:val="002A6FA4"/>
    <w:rsid w:val="002A763C"/>
    <w:rsid w:val="002A7B5D"/>
    <w:rsid w:val="002A7CB9"/>
    <w:rsid w:val="002B0598"/>
    <w:rsid w:val="002B11E2"/>
    <w:rsid w:val="002B1B04"/>
    <w:rsid w:val="002B389B"/>
    <w:rsid w:val="002B5A37"/>
    <w:rsid w:val="002B6FE3"/>
    <w:rsid w:val="002B6FF3"/>
    <w:rsid w:val="002C0FCC"/>
    <w:rsid w:val="002C13E6"/>
    <w:rsid w:val="002C161B"/>
    <w:rsid w:val="002C1E8D"/>
    <w:rsid w:val="002C20CD"/>
    <w:rsid w:val="002C298A"/>
    <w:rsid w:val="002C35B1"/>
    <w:rsid w:val="002C468D"/>
    <w:rsid w:val="002C4B64"/>
    <w:rsid w:val="002C54A8"/>
    <w:rsid w:val="002C5DE6"/>
    <w:rsid w:val="002C680C"/>
    <w:rsid w:val="002C7452"/>
    <w:rsid w:val="002C7CBD"/>
    <w:rsid w:val="002D00A3"/>
    <w:rsid w:val="002D08EE"/>
    <w:rsid w:val="002D1197"/>
    <w:rsid w:val="002D15A7"/>
    <w:rsid w:val="002D1B49"/>
    <w:rsid w:val="002D1D6F"/>
    <w:rsid w:val="002D2414"/>
    <w:rsid w:val="002D2ED8"/>
    <w:rsid w:val="002D2EF2"/>
    <w:rsid w:val="002D347C"/>
    <w:rsid w:val="002D3EBB"/>
    <w:rsid w:val="002D453B"/>
    <w:rsid w:val="002D4A5B"/>
    <w:rsid w:val="002D4B6B"/>
    <w:rsid w:val="002D4BE5"/>
    <w:rsid w:val="002D5C3E"/>
    <w:rsid w:val="002D6E55"/>
    <w:rsid w:val="002D78C0"/>
    <w:rsid w:val="002E0009"/>
    <w:rsid w:val="002E0150"/>
    <w:rsid w:val="002E0155"/>
    <w:rsid w:val="002E06BB"/>
    <w:rsid w:val="002E1FE0"/>
    <w:rsid w:val="002E205F"/>
    <w:rsid w:val="002E224D"/>
    <w:rsid w:val="002E4C8A"/>
    <w:rsid w:val="002E4E01"/>
    <w:rsid w:val="002E5F94"/>
    <w:rsid w:val="002F0C8D"/>
    <w:rsid w:val="002F2698"/>
    <w:rsid w:val="002F2951"/>
    <w:rsid w:val="002F3BBC"/>
    <w:rsid w:val="002F417C"/>
    <w:rsid w:val="002F52D2"/>
    <w:rsid w:val="002F6D74"/>
    <w:rsid w:val="002F7CCC"/>
    <w:rsid w:val="002F7DED"/>
    <w:rsid w:val="00303522"/>
    <w:rsid w:val="003048C1"/>
    <w:rsid w:val="00304CB4"/>
    <w:rsid w:val="00305BC8"/>
    <w:rsid w:val="00307D35"/>
    <w:rsid w:val="00307D83"/>
    <w:rsid w:val="00307FE6"/>
    <w:rsid w:val="003117FF"/>
    <w:rsid w:val="0031373C"/>
    <w:rsid w:val="00313841"/>
    <w:rsid w:val="00313873"/>
    <w:rsid w:val="003140F6"/>
    <w:rsid w:val="00314154"/>
    <w:rsid w:val="00315E1A"/>
    <w:rsid w:val="00316006"/>
    <w:rsid w:val="003161EC"/>
    <w:rsid w:val="0031668F"/>
    <w:rsid w:val="003166B0"/>
    <w:rsid w:val="003171FB"/>
    <w:rsid w:val="00321146"/>
    <w:rsid w:val="003215F3"/>
    <w:rsid w:val="00321623"/>
    <w:rsid w:val="00321E93"/>
    <w:rsid w:val="0032288B"/>
    <w:rsid w:val="003234FA"/>
    <w:rsid w:val="003236AD"/>
    <w:rsid w:val="0032417B"/>
    <w:rsid w:val="00325B58"/>
    <w:rsid w:val="00326E3B"/>
    <w:rsid w:val="00327081"/>
    <w:rsid w:val="0032741F"/>
    <w:rsid w:val="00327A2E"/>
    <w:rsid w:val="00327DE9"/>
    <w:rsid w:val="00330C54"/>
    <w:rsid w:val="00330D3E"/>
    <w:rsid w:val="00331263"/>
    <w:rsid w:val="00331D5A"/>
    <w:rsid w:val="0033215D"/>
    <w:rsid w:val="00332EDF"/>
    <w:rsid w:val="00334419"/>
    <w:rsid w:val="00334668"/>
    <w:rsid w:val="00334DE8"/>
    <w:rsid w:val="0033579A"/>
    <w:rsid w:val="00336153"/>
    <w:rsid w:val="0033645E"/>
    <w:rsid w:val="00337C95"/>
    <w:rsid w:val="00340490"/>
    <w:rsid w:val="00341033"/>
    <w:rsid w:val="003410C3"/>
    <w:rsid w:val="00341D91"/>
    <w:rsid w:val="003420D2"/>
    <w:rsid w:val="003437A3"/>
    <w:rsid w:val="00343D7C"/>
    <w:rsid w:val="00343EAC"/>
    <w:rsid w:val="00345CE5"/>
    <w:rsid w:val="0034626A"/>
    <w:rsid w:val="00346C1A"/>
    <w:rsid w:val="003504D4"/>
    <w:rsid w:val="0035050D"/>
    <w:rsid w:val="0035263D"/>
    <w:rsid w:val="00352769"/>
    <w:rsid w:val="00354AAA"/>
    <w:rsid w:val="00354B36"/>
    <w:rsid w:val="00354CC3"/>
    <w:rsid w:val="0035675B"/>
    <w:rsid w:val="00356967"/>
    <w:rsid w:val="00357773"/>
    <w:rsid w:val="00360101"/>
    <w:rsid w:val="00360238"/>
    <w:rsid w:val="00360863"/>
    <w:rsid w:val="00360D02"/>
    <w:rsid w:val="00361CC0"/>
    <w:rsid w:val="00364387"/>
    <w:rsid w:val="003647A1"/>
    <w:rsid w:val="00364F4E"/>
    <w:rsid w:val="00365400"/>
    <w:rsid w:val="003667EB"/>
    <w:rsid w:val="003668F8"/>
    <w:rsid w:val="003678BD"/>
    <w:rsid w:val="00367AD9"/>
    <w:rsid w:val="0037003B"/>
    <w:rsid w:val="003708FF"/>
    <w:rsid w:val="00370AA0"/>
    <w:rsid w:val="00370BAF"/>
    <w:rsid w:val="00370BBB"/>
    <w:rsid w:val="003710C8"/>
    <w:rsid w:val="00373105"/>
    <w:rsid w:val="0037322C"/>
    <w:rsid w:val="003734C3"/>
    <w:rsid w:val="00373F42"/>
    <w:rsid w:val="003741F1"/>
    <w:rsid w:val="0037487D"/>
    <w:rsid w:val="00376361"/>
    <w:rsid w:val="003766EC"/>
    <w:rsid w:val="0037703F"/>
    <w:rsid w:val="003771A2"/>
    <w:rsid w:val="003773EF"/>
    <w:rsid w:val="00377D97"/>
    <w:rsid w:val="00380838"/>
    <w:rsid w:val="00380931"/>
    <w:rsid w:val="003811FE"/>
    <w:rsid w:val="003818A8"/>
    <w:rsid w:val="00381C1A"/>
    <w:rsid w:val="003821ED"/>
    <w:rsid w:val="003825A9"/>
    <w:rsid w:val="00383724"/>
    <w:rsid w:val="003837DB"/>
    <w:rsid w:val="00384460"/>
    <w:rsid w:val="003845A9"/>
    <w:rsid w:val="00386184"/>
    <w:rsid w:val="0038677F"/>
    <w:rsid w:val="00387168"/>
    <w:rsid w:val="00387597"/>
    <w:rsid w:val="00387AA6"/>
    <w:rsid w:val="00390059"/>
    <w:rsid w:val="003907D1"/>
    <w:rsid w:val="003925E5"/>
    <w:rsid w:val="0039382F"/>
    <w:rsid w:val="003A0E8D"/>
    <w:rsid w:val="003A14F2"/>
    <w:rsid w:val="003A28E1"/>
    <w:rsid w:val="003A4630"/>
    <w:rsid w:val="003A4708"/>
    <w:rsid w:val="003A4BE9"/>
    <w:rsid w:val="003A591A"/>
    <w:rsid w:val="003A6055"/>
    <w:rsid w:val="003A6599"/>
    <w:rsid w:val="003A65A9"/>
    <w:rsid w:val="003A6664"/>
    <w:rsid w:val="003A6872"/>
    <w:rsid w:val="003A6AD2"/>
    <w:rsid w:val="003A744A"/>
    <w:rsid w:val="003A79F4"/>
    <w:rsid w:val="003A7EFD"/>
    <w:rsid w:val="003B0814"/>
    <w:rsid w:val="003B092E"/>
    <w:rsid w:val="003B3200"/>
    <w:rsid w:val="003B389A"/>
    <w:rsid w:val="003B3A80"/>
    <w:rsid w:val="003B47D1"/>
    <w:rsid w:val="003B52E5"/>
    <w:rsid w:val="003B5310"/>
    <w:rsid w:val="003B7006"/>
    <w:rsid w:val="003B72FB"/>
    <w:rsid w:val="003C1CC6"/>
    <w:rsid w:val="003C474C"/>
    <w:rsid w:val="003C4A68"/>
    <w:rsid w:val="003C50D6"/>
    <w:rsid w:val="003C54E5"/>
    <w:rsid w:val="003C62D5"/>
    <w:rsid w:val="003C7B69"/>
    <w:rsid w:val="003D0723"/>
    <w:rsid w:val="003D08A6"/>
    <w:rsid w:val="003D0E6E"/>
    <w:rsid w:val="003D1857"/>
    <w:rsid w:val="003D25DC"/>
    <w:rsid w:val="003D26F3"/>
    <w:rsid w:val="003D2ABA"/>
    <w:rsid w:val="003D2BD7"/>
    <w:rsid w:val="003D2D72"/>
    <w:rsid w:val="003D2F5B"/>
    <w:rsid w:val="003D49B5"/>
    <w:rsid w:val="003D4CC4"/>
    <w:rsid w:val="003D5117"/>
    <w:rsid w:val="003D77A9"/>
    <w:rsid w:val="003D7DB0"/>
    <w:rsid w:val="003E005F"/>
    <w:rsid w:val="003E05D7"/>
    <w:rsid w:val="003E0783"/>
    <w:rsid w:val="003E07D0"/>
    <w:rsid w:val="003E0D37"/>
    <w:rsid w:val="003E0FF1"/>
    <w:rsid w:val="003E14DF"/>
    <w:rsid w:val="003E1C0B"/>
    <w:rsid w:val="003E295D"/>
    <w:rsid w:val="003E3D79"/>
    <w:rsid w:val="003E4C27"/>
    <w:rsid w:val="003E5A4B"/>
    <w:rsid w:val="003E79B4"/>
    <w:rsid w:val="003F0076"/>
    <w:rsid w:val="003F11AE"/>
    <w:rsid w:val="003F250B"/>
    <w:rsid w:val="003F2905"/>
    <w:rsid w:val="003F390E"/>
    <w:rsid w:val="003F5797"/>
    <w:rsid w:val="003F666D"/>
    <w:rsid w:val="003F7367"/>
    <w:rsid w:val="003F73B9"/>
    <w:rsid w:val="004001BE"/>
    <w:rsid w:val="00401157"/>
    <w:rsid w:val="00401A3E"/>
    <w:rsid w:val="00401BC3"/>
    <w:rsid w:val="00402690"/>
    <w:rsid w:val="00402741"/>
    <w:rsid w:val="004041FC"/>
    <w:rsid w:val="00405316"/>
    <w:rsid w:val="00405780"/>
    <w:rsid w:val="004057D4"/>
    <w:rsid w:val="00405DB9"/>
    <w:rsid w:val="0040659B"/>
    <w:rsid w:val="004069B2"/>
    <w:rsid w:val="00406F3F"/>
    <w:rsid w:val="00407772"/>
    <w:rsid w:val="00411417"/>
    <w:rsid w:val="004117D1"/>
    <w:rsid w:val="00411A3B"/>
    <w:rsid w:val="00412FE1"/>
    <w:rsid w:val="00413C3F"/>
    <w:rsid w:val="00414042"/>
    <w:rsid w:val="0041415D"/>
    <w:rsid w:val="004157FD"/>
    <w:rsid w:val="004162C1"/>
    <w:rsid w:val="004168CA"/>
    <w:rsid w:val="004212DC"/>
    <w:rsid w:val="0042130C"/>
    <w:rsid w:val="0042131D"/>
    <w:rsid w:val="00421372"/>
    <w:rsid w:val="004222F8"/>
    <w:rsid w:val="004224B8"/>
    <w:rsid w:val="00422F72"/>
    <w:rsid w:val="00423DFB"/>
    <w:rsid w:val="0042560D"/>
    <w:rsid w:val="0042615F"/>
    <w:rsid w:val="00426489"/>
    <w:rsid w:val="00426EFE"/>
    <w:rsid w:val="00430024"/>
    <w:rsid w:val="00430308"/>
    <w:rsid w:val="004317B1"/>
    <w:rsid w:val="00431DAC"/>
    <w:rsid w:val="00432122"/>
    <w:rsid w:val="0043212A"/>
    <w:rsid w:val="00432AAC"/>
    <w:rsid w:val="00433831"/>
    <w:rsid w:val="004344FF"/>
    <w:rsid w:val="00435BF9"/>
    <w:rsid w:val="00435C25"/>
    <w:rsid w:val="00435DA7"/>
    <w:rsid w:val="00435EA8"/>
    <w:rsid w:val="00436156"/>
    <w:rsid w:val="004368C5"/>
    <w:rsid w:val="00436AFB"/>
    <w:rsid w:val="00436C47"/>
    <w:rsid w:val="0043720E"/>
    <w:rsid w:val="00437584"/>
    <w:rsid w:val="00437604"/>
    <w:rsid w:val="004378B0"/>
    <w:rsid w:val="0044012C"/>
    <w:rsid w:val="0044102B"/>
    <w:rsid w:val="00441DF6"/>
    <w:rsid w:val="0044277C"/>
    <w:rsid w:val="0044500F"/>
    <w:rsid w:val="00445142"/>
    <w:rsid w:val="00445CAA"/>
    <w:rsid w:val="00446551"/>
    <w:rsid w:val="00447EB7"/>
    <w:rsid w:val="00450FC8"/>
    <w:rsid w:val="0045163D"/>
    <w:rsid w:val="00451C12"/>
    <w:rsid w:val="00451F02"/>
    <w:rsid w:val="004526C3"/>
    <w:rsid w:val="00452757"/>
    <w:rsid w:val="00452D22"/>
    <w:rsid w:val="0045570A"/>
    <w:rsid w:val="004570EC"/>
    <w:rsid w:val="00460C9C"/>
    <w:rsid w:val="004610DE"/>
    <w:rsid w:val="004626F0"/>
    <w:rsid w:val="0046364F"/>
    <w:rsid w:val="00464E4C"/>
    <w:rsid w:val="0046512E"/>
    <w:rsid w:val="00465354"/>
    <w:rsid w:val="00467064"/>
    <w:rsid w:val="0046746C"/>
    <w:rsid w:val="00467E9C"/>
    <w:rsid w:val="00467FD4"/>
    <w:rsid w:val="00473A15"/>
    <w:rsid w:val="00473EB3"/>
    <w:rsid w:val="00475EAB"/>
    <w:rsid w:val="00475FC7"/>
    <w:rsid w:val="004778A7"/>
    <w:rsid w:val="00480754"/>
    <w:rsid w:val="0048080C"/>
    <w:rsid w:val="00480FEE"/>
    <w:rsid w:val="00481B0F"/>
    <w:rsid w:val="00481B57"/>
    <w:rsid w:val="0048273C"/>
    <w:rsid w:val="004829F6"/>
    <w:rsid w:val="004832B7"/>
    <w:rsid w:val="00483980"/>
    <w:rsid w:val="004851B4"/>
    <w:rsid w:val="00485F31"/>
    <w:rsid w:val="00486A3D"/>
    <w:rsid w:val="004878E7"/>
    <w:rsid w:val="00487B9C"/>
    <w:rsid w:val="00490305"/>
    <w:rsid w:val="00491B2C"/>
    <w:rsid w:val="00492587"/>
    <w:rsid w:val="004925B9"/>
    <w:rsid w:val="004932CD"/>
    <w:rsid w:val="004938CE"/>
    <w:rsid w:val="0049552B"/>
    <w:rsid w:val="00496546"/>
    <w:rsid w:val="00496D9E"/>
    <w:rsid w:val="00496E50"/>
    <w:rsid w:val="00496F43"/>
    <w:rsid w:val="004970C9"/>
    <w:rsid w:val="004973E3"/>
    <w:rsid w:val="004A0340"/>
    <w:rsid w:val="004A088D"/>
    <w:rsid w:val="004A1757"/>
    <w:rsid w:val="004A2785"/>
    <w:rsid w:val="004A2CB0"/>
    <w:rsid w:val="004A3D2B"/>
    <w:rsid w:val="004A3FEB"/>
    <w:rsid w:val="004A6E7E"/>
    <w:rsid w:val="004A6F13"/>
    <w:rsid w:val="004A76EA"/>
    <w:rsid w:val="004B0AF8"/>
    <w:rsid w:val="004B0BA3"/>
    <w:rsid w:val="004B0DFC"/>
    <w:rsid w:val="004B1DA4"/>
    <w:rsid w:val="004B1F68"/>
    <w:rsid w:val="004B3FA6"/>
    <w:rsid w:val="004B4178"/>
    <w:rsid w:val="004B692E"/>
    <w:rsid w:val="004B713D"/>
    <w:rsid w:val="004B7538"/>
    <w:rsid w:val="004B791B"/>
    <w:rsid w:val="004C12B9"/>
    <w:rsid w:val="004C18EE"/>
    <w:rsid w:val="004C1F41"/>
    <w:rsid w:val="004C46D7"/>
    <w:rsid w:val="004C48E2"/>
    <w:rsid w:val="004C4EF5"/>
    <w:rsid w:val="004C5929"/>
    <w:rsid w:val="004C6BBA"/>
    <w:rsid w:val="004C6CFF"/>
    <w:rsid w:val="004D0748"/>
    <w:rsid w:val="004D092F"/>
    <w:rsid w:val="004D0D25"/>
    <w:rsid w:val="004D14D0"/>
    <w:rsid w:val="004D38F5"/>
    <w:rsid w:val="004D3AB3"/>
    <w:rsid w:val="004D49FA"/>
    <w:rsid w:val="004D5FD8"/>
    <w:rsid w:val="004D6C7E"/>
    <w:rsid w:val="004D7CDC"/>
    <w:rsid w:val="004E05F9"/>
    <w:rsid w:val="004E2F64"/>
    <w:rsid w:val="004E3681"/>
    <w:rsid w:val="004E4181"/>
    <w:rsid w:val="004E42D2"/>
    <w:rsid w:val="004E5B7D"/>
    <w:rsid w:val="004E61DD"/>
    <w:rsid w:val="004E6886"/>
    <w:rsid w:val="004E6E72"/>
    <w:rsid w:val="004F0220"/>
    <w:rsid w:val="004F0BDB"/>
    <w:rsid w:val="004F32C2"/>
    <w:rsid w:val="004F359E"/>
    <w:rsid w:val="004F6619"/>
    <w:rsid w:val="004F708A"/>
    <w:rsid w:val="004F7558"/>
    <w:rsid w:val="004F7584"/>
    <w:rsid w:val="004F784E"/>
    <w:rsid w:val="0050057E"/>
    <w:rsid w:val="0050086D"/>
    <w:rsid w:val="00501D60"/>
    <w:rsid w:val="00502784"/>
    <w:rsid w:val="00502DD0"/>
    <w:rsid w:val="00503B3F"/>
    <w:rsid w:val="00504836"/>
    <w:rsid w:val="0050494D"/>
    <w:rsid w:val="005049B5"/>
    <w:rsid w:val="00505DF7"/>
    <w:rsid w:val="00505E4B"/>
    <w:rsid w:val="00506216"/>
    <w:rsid w:val="005075FF"/>
    <w:rsid w:val="00507EA4"/>
    <w:rsid w:val="00507F12"/>
    <w:rsid w:val="005104A8"/>
    <w:rsid w:val="00511029"/>
    <w:rsid w:val="005130B8"/>
    <w:rsid w:val="005144BE"/>
    <w:rsid w:val="0052000B"/>
    <w:rsid w:val="005209AF"/>
    <w:rsid w:val="00520CFA"/>
    <w:rsid w:val="00521A88"/>
    <w:rsid w:val="00522CAA"/>
    <w:rsid w:val="00522CDF"/>
    <w:rsid w:val="005243D7"/>
    <w:rsid w:val="00525048"/>
    <w:rsid w:val="00525E12"/>
    <w:rsid w:val="00527388"/>
    <w:rsid w:val="005309A8"/>
    <w:rsid w:val="00531753"/>
    <w:rsid w:val="00532555"/>
    <w:rsid w:val="00532F97"/>
    <w:rsid w:val="00533BBF"/>
    <w:rsid w:val="00533C49"/>
    <w:rsid w:val="00533E90"/>
    <w:rsid w:val="00533F4B"/>
    <w:rsid w:val="00534F57"/>
    <w:rsid w:val="00535586"/>
    <w:rsid w:val="0053652C"/>
    <w:rsid w:val="00536CC4"/>
    <w:rsid w:val="00536F25"/>
    <w:rsid w:val="005370C2"/>
    <w:rsid w:val="0053767E"/>
    <w:rsid w:val="0053775B"/>
    <w:rsid w:val="0054000E"/>
    <w:rsid w:val="00540EB0"/>
    <w:rsid w:val="0054248E"/>
    <w:rsid w:val="00542F1F"/>
    <w:rsid w:val="00544099"/>
    <w:rsid w:val="005444EC"/>
    <w:rsid w:val="00544640"/>
    <w:rsid w:val="0054562E"/>
    <w:rsid w:val="00545E86"/>
    <w:rsid w:val="00547A75"/>
    <w:rsid w:val="00550EAF"/>
    <w:rsid w:val="00552B71"/>
    <w:rsid w:val="00553D63"/>
    <w:rsid w:val="00553ED8"/>
    <w:rsid w:val="00553FCC"/>
    <w:rsid w:val="00554566"/>
    <w:rsid w:val="00554DA2"/>
    <w:rsid w:val="00554FBF"/>
    <w:rsid w:val="005551BC"/>
    <w:rsid w:val="00555836"/>
    <w:rsid w:val="00555CD4"/>
    <w:rsid w:val="00556EB1"/>
    <w:rsid w:val="005572F1"/>
    <w:rsid w:val="00557B20"/>
    <w:rsid w:val="00561B0B"/>
    <w:rsid w:val="00563B4F"/>
    <w:rsid w:val="00564304"/>
    <w:rsid w:val="00564923"/>
    <w:rsid w:val="005654D2"/>
    <w:rsid w:val="00566482"/>
    <w:rsid w:val="005670C4"/>
    <w:rsid w:val="00567A34"/>
    <w:rsid w:val="00571483"/>
    <w:rsid w:val="00571582"/>
    <w:rsid w:val="0057160F"/>
    <w:rsid w:val="00571B3D"/>
    <w:rsid w:val="00571C8F"/>
    <w:rsid w:val="0057224E"/>
    <w:rsid w:val="00572A3E"/>
    <w:rsid w:val="00573400"/>
    <w:rsid w:val="00573902"/>
    <w:rsid w:val="0057465D"/>
    <w:rsid w:val="005758B4"/>
    <w:rsid w:val="005772DA"/>
    <w:rsid w:val="00577F96"/>
    <w:rsid w:val="0058090F"/>
    <w:rsid w:val="00580D9A"/>
    <w:rsid w:val="00582199"/>
    <w:rsid w:val="00582479"/>
    <w:rsid w:val="00583071"/>
    <w:rsid w:val="005840C7"/>
    <w:rsid w:val="00585DE2"/>
    <w:rsid w:val="00586842"/>
    <w:rsid w:val="0058779A"/>
    <w:rsid w:val="005878CD"/>
    <w:rsid w:val="00590588"/>
    <w:rsid w:val="00590780"/>
    <w:rsid w:val="005935B7"/>
    <w:rsid w:val="005937F2"/>
    <w:rsid w:val="005955D3"/>
    <w:rsid w:val="00595640"/>
    <w:rsid w:val="005959BD"/>
    <w:rsid w:val="00595CFF"/>
    <w:rsid w:val="00595FA8"/>
    <w:rsid w:val="00596748"/>
    <w:rsid w:val="00596A41"/>
    <w:rsid w:val="0059755A"/>
    <w:rsid w:val="00597ACD"/>
    <w:rsid w:val="005A06B1"/>
    <w:rsid w:val="005A0B7C"/>
    <w:rsid w:val="005A0ED0"/>
    <w:rsid w:val="005A1DE5"/>
    <w:rsid w:val="005A2B02"/>
    <w:rsid w:val="005A3636"/>
    <w:rsid w:val="005A419E"/>
    <w:rsid w:val="005A5602"/>
    <w:rsid w:val="005A56AF"/>
    <w:rsid w:val="005A575C"/>
    <w:rsid w:val="005A6D53"/>
    <w:rsid w:val="005A7B5F"/>
    <w:rsid w:val="005B0763"/>
    <w:rsid w:val="005B1837"/>
    <w:rsid w:val="005B1C2D"/>
    <w:rsid w:val="005B2455"/>
    <w:rsid w:val="005B24BD"/>
    <w:rsid w:val="005B2854"/>
    <w:rsid w:val="005B3732"/>
    <w:rsid w:val="005B50D4"/>
    <w:rsid w:val="005B5F63"/>
    <w:rsid w:val="005B6B67"/>
    <w:rsid w:val="005B6C2A"/>
    <w:rsid w:val="005B6D3C"/>
    <w:rsid w:val="005B7AFC"/>
    <w:rsid w:val="005B7C6B"/>
    <w:rsid w:val="005C0582"/>
    <w:rsid w:val="005C097C"/>
    <w:rsid w:val="005C0AED"/>
    <w:rsid w:val="005C27DD"/>
    <w:rsid w:val="005C2D6D"/>
    <w:rsid w:val="005C38EF"/>
    <w:rsid w:val="005C4D7D"/>
    <w:rsid w:val="005C4E9C"/>
    <w:rsid w:val="005C4F6F"/>
    <w:rsid w:val="005C51E9"/>
    <w:rsid w:val="005C5419"/>
    <w:rsid w:val="005C5E2B"/>
    <w:rsid w:val="005C6508"/>
    <w:rsid w:val="005C771E"/>
    <w:rsid w:val="005C7F40"/>
    <w:rsid w:val="005D02F0"/>
    <w:rsid w:val="005D0650"/>
    <w:rsid w:val="005D0ECD"/>
    <w:rsid w:val="005D1EB2"/>
    <w:rsid w:val="005D344F"/>
    <w:rsid w:val="005D3586"/>
    <w:rsid w:val="005D3D2F"/>
    <w:rsid w:val="005D5923"/>
    <w:rsid w:val="005D60D1"/>
    <w:rsid w:val="005D617D"/>
    <w:rsid w:val="005D6604"/>
    <w:rsid w:val="005D6DD9"/>
    <w:rsid w:val="005D6FFE"/>
    <w:rsid w:val="005D77B0"/>
    <w:rsid w:val="005D7A75"/>
    <w:rsid w:val="005D7C1A"/>
    <w:rsid w:val="005E0722"/>
    <w:rsid w:val="005E0C41"/>
    <w:rsid w:val="005E226A"/>
    <w:rsid w:val="005E230E"/>
    <w:rsid w:val="005E2E5D"/>
    <w:rsid w:val="005E4185"/>
    <w:rsid w:val="005E44C3"/>
    <w:rsid w:val="005E46C6"/>
    <w:rsid w:val="005E5806"/>
    <w:rsid w:val="005E58C1"/>
    <w:rsid w:val="005E64D7"/>
    <w:rsid w:val="005E7B3F"/>
    <w:rsid w:val="005F0D5D"/>
    <w:rsid w:val="005F1932"/>
    <w:rsid w:val="005F21B7"/>
    <w:rsid w:val="005F2696"/>
    <w:rsid w:val="005F3095"/>
    <w:rsid w:val="005F31AE"/>
    <w:rsid w:val="005F3732"/>
    <w:rsid w:val="005F37BE"/>
    <w:rsid w:val="005F45F0"/>
    <w:rsid w:val="005F48DB"/>
    <w:rsid w:val="005F54BD"/>
    <w:rsid w:val="005F618D"/>
    <w:rsid w:val="005F6334"/>
    <w:rsid w:val="005F79EE"/>
    <w:rsid w:val="00600295"/>
    <w:rsid w:val="0060080E"/>
    <w:rsid w:val="00600946"/>
    <w:rsid w:val="00600A90"/>
    <w:rsid w:val="00600EBA"/>
    <w:rsid w:val="006010DF"/>
    <w:rsid w:val="006020B3"/>
    <w:rsid w:val="00602A11"/>
    <w:rsid w:val="00602EE1"/>
    <w:rsid w:val="00603851"/>
    <w:rsid w:val="0060395E"/>
    <w:rsid w:val="00603E45"/>
    <w:rsid w:val="0060464B"/>
    <w:rsid w:val="00605386"/>
    <w:rsid w:val="00605500"/>
    <w:rsid w:val="006058CD"/>
    <w:rsid w:val="00605A82"/>
    <w:rsid w:val="00605C13"/>
    <w:rsid w:val="0060662A"/>
    <w:rsid w:val="00606F9C"/>
    <w:rsid w:val="00610176"/>
    <w:rsid w:val="006103CB"/>
    <w:rsid w:val="00610443"/>
    <w:rsid w:val="00610BED"/>
    <w:rsid w:val="00612D21"/>
    <w:rsid w:val="0061469A"/>
    <w:rsid w:val="00614ABE"/>
    <w:rsid w:val="00615174"/>
    <w:rsid w:val="00615CBD"/>
    <w:rsid w:val="0061607B"/>
    <w:rsid w:val="0061673B"/>
    <w:rsid w:val="00616C07"/>
    <w:rsid w:val="00616F7C"/>
    <w:rsid w:val="006171FE"/>
    <w:rsid w:val="0062103D"/>
    <w:rsid w:val="006216DD"/>
    <w:rsid w:val="00621B26"/>
    <w:rsid w:val="00622160"/>
    <w:rsid w:val="006221D5"/>
    <w:rsid w:val="00623BB7"/>
    <w:rsid w:val="00624F5E"/>
    <w:rsid w:val="006254E7"/>
    <w:rsid w:val="006259B7"/>
    <w:rsid w:val="00626E86"/>
    <w:rsid w:val="00627C08"/>
    <w:rsid w:val="00630772"/>
    <w:rsid w:val="00630C70"/>
    <w:rsid w:val="00631F13"/>
    <w:rsid w:val="00634006"/>
    <w:rsid w:val="0063464A"/>
    <w:rsid w:val="00634995"/>
    <w:rsid w:val="00635120"/>
    <w:rsid w:val="00635BDD"/>
    <w:rsid w:val="00635D94"/>
    <w:rsid w:val="006375E9"/>
    <w:rsid w:val="006401B9"/>
    <w:rsid w:val="0064035D"/>
    <w:rsid w:val="006415CF"/>
    <w:rsid w:val="00641A69"/>
    <w:rsid w:val="00643576"/>
    <w:rsid w:val="00643CE0"/>
    <w:rsid w:val="006446D3"/>
    <w:rsid w:val="0064500C"/>
    <w:rsid w:val="00645907"/>
    <w:rsid w:val="00646EE9"/>
    <w:rsid w:val="00650738"/>
    <w:rsid w:val="00650957"/>
    <w:rsid w:val="00650AAA"/>
    <w:rsid w:val="006510AF"/>
    <w:rsid w:val="00651CA1"/>
    <w:rsid w:val="00651D8A"/>
    <w:rsid w:val="00652ED1"/>
    <w:rsid w:val="006530BE"/>
    <w:rsid w:val="00654590"/>
    <w:rsid w:val="00657F68"/>
    <w:rsid w:val="00660284"/>
    <w:rsid w:val="00660497"/>
    <w:rsid w:val="00660CC3"/>
    <w:rsid w:val="00661690"/>
    <w:rsid w:val="00661AF1"/>
    <w:rsid w:val="00661BC6"/>
    <w:rsid w:val="00664B9F"/>
    <w:rsid w:val="00664E04"/>
    <w:rsid w:val="00665193"/>
    <w:rsid w:val="006658E8"/>
    <w:rsid w:val="006665D4"/>
    <w:rsid w:val="00666B69"/>
    <w:rsid w:val="0066706B"/>
    <w:rsid w:val="00667654"/>
    <w:rsid w:val="00667F33"/>
    <w:rsid w:val="0067173A"/>
    <w:rsid w:val="00671961"/>
    <w:rsid w:val="006724CF"/>
    <w:rsid w:val="00672B6E"/>
    <w:rsid w:val="006735C2"/>
    <w:rsid w:val="006745DC"/>
    <w:rsid w:val="006758EE"/>
    <w:rsid w:val="00675EE1"/>
    <w:rsid w:val="0067616B"/>
    <w:rsid w:val="00677388"/>
    <w:rsid w:val="00677567"/>
    <w:rsid w:val="00677A88"/>
    <w:rsid w:val="00677F71"/>
    <w:rsid w:val="00680814"/>
    <w:rsid w:val="00681392"/>
    <w:rsid w:val="00681497"/>
    <w:rsid w:val="006814B3"/>
    <w:rsid w:val="00681B3E"/>
    <w:rsid w:val="00681B64"/>
    <w:rsid w:val="00681D26"/>
    <w:rsid w:val="00682BEC"/>
    <w:rsid w:val="00682D2E"/>
    <w:rsid w:val="00682F07"/>
    <w:rsid w:val="00682F55"/>
    <w:rsid w:val="00684A24"/>
    <w:rsid w:val="00684EC4"/>
    <w:rsid w:val="006853D1"/>
    <w:rsid w:val="0068550F"/>
    <w:rsid w:val="0068573B"/>
    <w:rsid w:val="006857B6"/>
    <w:rsid w:val="00686CD8"/>
    <w:rsid w:val="006871BF"/>
    <w:rsid w:val="006873DE"/>
    <w:rsid w:val="00690764"/>
    <w:rsid w:val="006915FB"/>
    <w:rsid w:val="00692027"/>
    <w:rsid w:val="00692247"/>
    <w:rsid w:val="006927D3"/>
    <w:rsid w:val="00693304"/>
    <w:rsid w:val="006939AD"/>
    <w:rsid w:val="00693E66"/>
    <w:rsid w:val="0069459B"/>
    <w:rsid w:val="006968D2"/>
    <w:rsid w:val="006970C2"/>
    <w:rsid w:val="006A0208"/>
    <w:rsid w:val="006A2461"/>
    <w:rsid w:val="006A30FE"/>
    <w:rsid w:val="006A60F7"/>
    <w:rsid w:val="006A6492"/>
    <w:rsid w:val="006A7CF3"/>
    <w:rsid w:val="006B02D0"/>
    <w:rsid w:val="006B07C4"/>
    <w:rsid w:val="006B1482"/>
    <w:rsid w:val="006B2FDE"/>
    <w:rsid w:val="006B38A8"/>
    <w:rsid w:val="006B3DAA"/>
    <w:rsid w:val="006B42D8"/>
    <w:rsid w:val="006B4BF5"/>
    <w:rsid w:val="006B5A37"/>
    <w:rsid w:val="006B5BC9"/>
    <w:rsid w:val="006B68DF"/>
    <w:rsid w:val="006B7673"/>
    <w:rsid w:val="006B77B4"/>
    <w:rsid w:val="006C0959"/>
    <w:rsid w:val="006C0FF2"/>
    <w:rsid w:val="006C10BD"/>
    <w:rsid w:val="006C158B"/>
    <w:rsid w:val="006C2A0B"/>
    <w:rsid w:val="006C39E2"/>
    <w:rsid w:val="006C423C"/>
    <w:rsid w:val="006C5051"/>
    <w:rsid w:val="006C5ABB"/>
    <w:rsid w:val="006C69EF"/>
    <w:rsid w:val="006C6B38"/>
    <w:rsid w:val="006C6D10"/>
    <w:rsid w:val="006C7C17"/>
    <w:rsid w:val="006D12D6"/>
    <w:rsid w:val="006D174F"/>
    <w:rsid w:val="006D31E4"/>
    <w:rsid w:val="006D3C32"/>
    <w:rsid w:val="006D4F25"/>
    <w:rsid w:val="006D50C7"/>
    <w:rsid w:val="006D6756"/>
    <w:rsid w:val="006D6911"/>
    <w:rsid w:val="006D6E6E"/>
    <w:rsid w:val="006D7029"/>
    <w:rsid w:val="006D74A1"/>
    <w:rsid w:val="006D750D"/>
    <w:rsid w:val="006D7702"/>
    <w:rsid w:val="006E0B50"/>
    <w:rsid w:val="006E0BAD"/>
    <w:rsid w:val="006E1A18"/>
    <w:rsid w:val="006E22F4"/>
    <w:rsid w:val="006E254B"/>
    <w:rsid w:val="006E27E0"/>
    <w:rsid w:val="006E32D2"/>
    <w:rsid w:val="006E397B"/>
    <w:rsid w:val="006E3F7D"/>
    <w:rsid w:val="006E45CC"/>
    <w:rsid w:val="006E4882"/>
    <w:rsid w:val="006E4F2F"/>
    <w:rsid w:val="006E638D"/>
    <w:rsid w:val="006E665B"/>
    <w:rsid w:val="006E7048"/>
    <w:rsid w:val="006E7957"/>
    <w:rsid w:val="006E7CDC"/>
    <w:rsid w:val="006E7EDD"/>
    <w:rsid w:val="006F13B3"/>
    <w:rsid w:val="006F2022"/>
    <w:rsid w:val="006F3671"/>
    <w:rsid w:val="006F3A6A"/>
    <w:rsid w:val="006F4053"/>
    <w:rsid w:val="006F5DA3"/>
    <w:rsid w:val="006F7231"/>
    <w:rsid w:val="006F73DF"/>
    <w:rsid w:val="006F7C2F"/>
    <w:rsid w:val="006F7F4C"/>
    <w:rsid w:val="00701802"/>
    <w:rsid w:val="00701EA2"/>
    <w:rsid w:val="0070267B"/>
    <w:rsid w:val="00703BA8"/>
    <w:rsid w:val="0070519A"/>
    <w:rsid w:val="00705B7F"/>
    <w:rsid w:val="00706946"/>
    <w:rsid w:val="00707086"/>
    <w:rsid w:val="007108F9"/>
    <w:rsid w:val="007109D9"/>
    <w:rsid w:val="007125BB"/>
    <w:rsid w:val="00712953"/>
    <w:rsid w:val="00713C37"/>
    <w:rsid w:val="00713FD5"/>
    <w:rsid w:val="00714993"/>
    <w:rsid w:val="007150F8"/>
    <w:rsid w:val="0071739E"/>
    <w:rsid w:val="00717D7D"/>
    <w:rsid w:val="00720D85"/>
    <w:rsid w:val="0072143D"/>
    <w:rsid w:val="00721B59"/>
    <w:rsid w:val="00721BDA"/>
    <w:rsid w:val="00721C5D"/>
    <w:rsid w:val="00723CD3"/>
    <w:rsid w:val="007242AB"/>
    <w:rsid w:val="0072451E"/>
    <w:rsid w:val="00725012"/>
    <w:rsid w:val="00725939"/>
    <w:rsid w:val="00726242"/>
    <w:rsid w:val="00726F63"/>
    <w:rsid w:val="00727197"/>
    <w:rsid w:val="00731960"/>
    <w:rsid w:val="00732043"/>
    <w:rsid w:val="0073414D"/>
    <w:rsid w:val="00734A3F"/>
    <w:rsid w:val="00734BC3"/>
    <w:rsid w:val="00735A3C"/>
    <w:rsid w:val="00735D24"/>
    <w:rsid w:val="00737763"/>
    <w:rsid w:val="00740107"/>
    <w:rsid w:val="007407C2"/>
    <w:rsid w:val="0074089E"/>
    <w:rsid w:val="00741802"/>
    <w:rsid w:val="00743C28"/>
    <w:rsid w:val="00743EFE"/>
    <w:rsid w:val="007442BC"/>
    <w:rsid w:val="00744915"/>
    <w:rsid w:val="007456C6"/>
    <w:rsid w:val="00745786"/>
    <w:rsid w:val="00745EB1"/>
    <w:rsid w:val="0074764B"/>
    <w:rsid w:val="007479BF"/>
    <w:rsid w:val="00747A39"/>
    <w:rsid w:val="00747BA7"/>
    <w:rsid w:val="00752788"/>
    <w:rsid w:val="007533EE"/>
    <w:rsid w:val="007534BA"/>
    <w:rsid w:val="00753779"/>
    <w:rsid w:val="00753B96"/>
    <w:rsid w:val="00753BB7"/>
    <w:rsid w:val="0075432D"/>
    <w:rsid w:val="007545D8"/>
    <w:rsid w:val="00755B05"/>
    <w:rsid w:val="007562D8"/>
    <w:rsid w:val="007566BC"/>
    <w:rsid w:val="00757FD6"/>
    <w:rsid w:val="00760675"/>
    <w:rsid w:val="00761382"/>
    <w:rsid w:val="0076216C"/>
    <w:rsid w:val="00762B0E"/>
    <w:rsid w:val="00762C71"/>
    <w:rsid w:val="00762E33"/>
    <w:rsid w:val="0076339C"/>
    <w:rsid w:val="00763CD6"/>
    <w:rsid w:val="00764E1F"/>
    <w:rsid w:val="007656D2"/>
    <w:rsid w:val="00765B88"/>
    <w:rsid w:val="00766660"/>
    <w:rsid w:val="007677D3"/>
    <w:rsid w:val="00767889"/>
    <w:rsid w:val="00772413"/>
    <w:rsid w:val="00773919"/>
    <w:rsid w:val="00773C5D"/>
    <w:rsid w:val="007748FC"/>
    <w:rsid w:val="0077580D"/>
    <w:rsid w:val="00775AC5"/>
    <w:rsid w:val="00775C59"/>
    <w:rsid w:val="00776693"/>
    <w:rsid w:val="00776917"/>
    <w:rsid w:val="00777495"/>
    <w:rsid w:val="00780E9C"/>
    <w:rsid w:val="00780EB7"/>
    <w:rsid w:val="007814C3"/>
    <w:rsid w:val="007823B8"/>
    <w:rsid w:val="00782786"/>
    <w:rsid w:val="0078308A"/>
    <w:rsid w:val="0078345F"/>
    <w:rsid w:val="007836CC"/>
    <w:rsid w:val="00784DBD"/>
    <w:rsid w:val="007865DE"/>
    <w:rsid w:val="007878D3"/>
    <w:rsid w:val="00787F39"/>
    <w:rsid w:val="007930AF"/>
    <w:rsid w:val="007932F5"/>
    <w:rsid w:val="00793EB5"/>
    <w:rsid w:val="00795778"/>
    <w:rsid w:val="00795F14"/>
    <w:rsid w:val="00795F47"/>
    <w:rsid w:val="007979BA"/>
    <w:rsid w:val="00797ED6"/>
    <w:rsid w:val="007A0EA1"/>
    <w:rsid w:val="007A205D"/>
    <w:rsid w:val="007A22B3"/>
    <w:rsid w:val="007A2930"/>
    <w:rsid w:val="007A2D80"/>
    <w:rsid w:val="007A30E8"/>
    <w:rsid w:val="007A38F8"/>
    <w:rsid w:val="007A4D3B"/>
    <w:rsid w:val="007A5A06"/>
    <w:rsid w:val="007A6150"/>
    <w:rsid w:val="007A615E"/>
    <w:rsid w:val="007A6DAD"/>
    <w:rsid w:val="007A7EFD"/>
    <w:rsid w:val="007B1F7E"/>
    <w:rsid w:val="007B276D"/>
    <w:rsid w:val="007B27EA"/>
    <w:rsid w:val="007B2ED0"/>
    <w:rsid w:val="007B4D8B"/>
    <w:rsid w:val="007B688E"/>
    <w:rsid w:val="007B6B32"/>
    <w:rsid w:val="007B6C7C"/>
    <w:rsid w:val="007C0078"/>
    <w:rsid w:val="007C0ED0"/>
    <w:rsid w:val="007C167C"/>
    <w:rsid w:val="007C1DDD"/>
    <w:rsid w:val="007C2070"/>
    <w:rsid w:val="007C227F"/>
    <w:rsid w:val="007C274F"/>
    <w:rsid w:val="007C4D48"/>
    <w:rsid w:val="007C61B9"/>
    <w:rsid w:val="007C6AF4"/>
    <w:rsid w:val="007C7255"/>
    <w:rsid w:val="007C7555"/>
    <w:rsid w:val="007D04C6"/>
    <w:rsid w:val="007D0561"/>
    <w:rsid w:val="007D1A93"/>
    <w:rsid w:val="007D2BAC"/>
    <w:rsid w:val="007D2BB3"/>
    <w:rsid w:val="007D2C37"/>
    <w:rsid w:val="007D39F5"/>
    <w:rsid w:val="007D5132"/>
    <w:rsid w:val="007D5A4D"/>
    <w:rsid w:val="007D60C5"/>
    <w:rsid w:val="007D71F9"/>
    <w:rsid w:val="007E14E2"/>
    <w:rsid w:val="007E4935"/>
    <w:rsid w:val="007E61DB"/>
    <w:rsid w:val="007E6C67"/>
    <w:rsid w:val="007F19ED"/>
    <w:rsid w:val="007F1AF9"/>
    <w:rsid w:val="007F1E30"/>
    <w:rsid w:val="007F1EB5"/>
    <w:rsid w:val="007F2EA3"/>
    <w:rsid w:val="007F33BE"/>
    <w:rsid w:val="007F3E93"/>
    <w:rsid w:val="007F66B4"/>
    <w:rsid w:val="007F72EF"/>
    <w:rsid w:val="0080110D"/>
    <w:rsid w:val="008020DC"/>
    <w:rsid w:val="008023FC"/>
    <w:rsid w:val="008025BD"/>
    <w:rsid w:val="00804277"/>
    <w:rsid w:val="00804F68"/>
    <w:rsid w:val="00805021"/>
    <w:rsid w:val="00806778"/>
    <w:rsid w:val="00806DC0"/>
    <w:rsid w:val="008074C0"/>
    <w:rsid w:val="0080755E"/>
    <w:rsid w:val="008076CD"/>
    <w:rsid w:val="00807898"/>
    <w:rsid w:val="00807C96"/>
    <w:rsid w:val="008108F5"/>
    <w:rsid w:val="00810D2B"/>
    <w:rsid w:val="00810F1C"/>
    <w:rsid w:val="0081119D"/>
    <w:rsid w:val="00811420"/>
    <w:rsid w:val="00811DBF"/>
    <w:rsid w:val="00812D39"/>
    <w:rsid w:val="0081331A"/>
    <w:rsid w:val="008134C0"/>
    <w:rsid w:val="00813DCA"/>
    <w:rsid w:val="0081490E"/>
    <w:rsid w:val="00814936"/>
    <w:rsid w:val="008158A0"/>
    <w:rsid w:val="00816257"/>
    <w:rsid w:val="00816F2E"/>
    <w:rsid w:val="008200ED"/>
    <w:rsid w:val="008202C9"/>
    <w:rsid w:val="00822302"/>
    <w:rsid w:val="00822B0D"/>
    <w:rsid w:val="00823A56"/>
    <w:rsid w:val="00823E15"/>
    <w:rsid w:val="008246E2"/>
    <w:rsid w:val="00825AA7"/>
    <w:rsid w:val="008279F7"/>
    <w:rsid w:val="00827BB8"/>
    <w:rsid w:val="00827C92"/>
    <w:rsid w:val="0083017F"/>
    <w:rsid w:val="00830DAF"/>
    <w:rsid w:val="008313FF"/>
    <w:rsid w:val="008325A4"/>
    <w:rsid w:val="008331C0"/>
    <w:rsid w:val="008341A5"/>
    <w:rsid w:val="008341DA"/>
    <w:rsid w:val="008369DE"/>
    <w:rsid w:val="00836A16"/>
    <w:rsid w:val="00840E50"/>
    <w:rsid w:val="0084263A"/>
    <w:rsid w:val="008429C6"/>
    <w:rsid w:val="00842DC2"/>
    <w:rsid w:val="00842FF9"/>
    <w:rsid w:val="00843562"/>
    <w:rsid w:val="00843839"/>
    <w:rsid w:val="00845355"/>
    <w:rsid w:val="00846D51"/>
    <w:rsid w:val="00847347"/>
    <w:rsid w:val="0084756A"/>
    <w:rsid w:val="00847DD1"/>
    <w:rsid w:val="00847F3B"/>
    <w:rsid w:val="008516BC"/>
    <w:rsid w:val="00854F25"/>
    <w:rsid w:val="008550C9"/>
    <w:rsid w:val="00856D68"/>
    <w:rsid w:val="0085754F"/>
    <w:rsid w:val="00860D5B"/>
    <w:rsid w:val="00861A1A"/>
    <w:rsid w:val="00861D34"/>
    <w:rsid w:val="00861DBF"/>
    <w:rsid w:val="008620DB"/>
    <w:rsid w:val="008623CC"/>
    <w:rsid w:val="00862979"/>
    <w:rsid w:val="008635CB"/>
    <w:rsid w:val="00864D1E"/>
    <w:rsid w:val="00865204"/>
    <w:rsid w:val="008653B2"/>
    <w:rsid w:val="0086549D"/>
    <w:rsid w:val="00865C98"/>
    <w:rsid w:val="00866041"/>
    <w:rsid w:val="00866076"/>
    <w:rsid w:val="00866239"/>
    <w:rsid w:val="008669DC"/>
    <w:rsid w:val="00870C25"/>
    <w:rsid w:val="00870E67"/>
    <w:rsid w:val="00870F8E"/>
    <w:rsid w:val="00871731"/>
    <w:rsid w:val="00871D3B"/>
    <w:rsid w:val="0087237F"/>
    <w:rsid w:val="00872860"/>
    <w:rsid w:val="00872B88"/>
    <w:rsid w:val="00872EAC"/>
    <w:rsid w:val="00872EB8"/>
    <w:rsid w:val="0087448F"/>
    <w:rsid w:val="008756CA"/>
    <w:rsid w:val="00875D07"/>
    <w:rsid w:val="00875E6E"/>
    <w:rsid w:val="0087654B"/>
    <w:rsid w:val="008766BC"/>
    <w:rsid w:val="00876BB2"/>
    <w:rsid w:val="00876D70"/>
    <w:rsid w:val="008770CA"/>
    <w:rsid w:val="008774DB"/>
    <w:rsid w:val="00877B99"/>
    <w:rsid w:val="008805CA"/>
    <w:rsid w:val="008821CC"/>
    <w:rsid w:val="00882296"/>
    <w:rsid w:val="0088280B"/>
    <w:rsid w:val="00882B52"/>
    <w:rsid w:val="00883AC2"/>
    <w:rsid w:val="00883ACA"/>
    <w:rsid w:val="008851B9"/>
    <w:rsid w:val="00886927"/>
    <w:rsid w:val="00887123"/>
    <w:rsid w:val="00887A93"/>
    <w:rsid w:val="008906E4"/>
    <w:rsid w:val="0089083B"/>
    <w:rsid w:val="008908A4"/>
    <w:rsid w:val="008921A1"/>
    <w:rsid w:val="00892FAA"/>
    <w:rsid w:val="008934D2"/>
    <w:rsid w:val="00893CC4"/>
    <w:rsid w:val="00895264"/>
    <w:rsid w:val="008970CC"/>
    <w:rsid w:val="008978D5"/>
    <w:rsid w:val="00897A7A"/>
    <w:rsid w:val="008A04B9"/>
    <w:rsid w:val="008A0D46"/>
    <w:rsid w:val="008A1004"/>
    <w:rsid w:val="008A1775"/>
    <w:rsid w:val="008A24A8"/>
    <w:rsid w:val="008A2D25"/>
    <w:rsid w:val="008A2DF7"/>
    <w:rsid w:val="008A43B4"/>
    <w:rsid w:val="008A4578"/>
    <w:rsid w:val="008A4C38"/>
    <w:rsid w:val="008A4C70"/>
    <w:rsid w:val="008A5C1A"/>
    <w:rsid w:val="008A6196"/>
    <w:rsid w:val="008A6207"/>
    <w:rsid w:val="008A649F"/>
    <w:rsid w:val="008A6F3F"/>
    <w:rsid w:val="008B0BFC"/>
    <w:rsid w:val="008B15BB"/>
    <w:rsid w:val="008B201C"/>
    <w:rsid w:val="008B266E"/>
    <w:rsid w:val="008B32DC"/>
    <w:rsid w:val="008B3EE4"/>
    <w:rsid w:val="008B409B"/>
    <w:rsid w:val="008B5463"/>
    <w:rsid w:val="008B5E65"/>
    <w:rsid w:val="008B64FD"/>
    <w:rsid w:val="008B6736"/>
    <w:rsid w:val="008B7F32"/>
    <w:rsid w:val="008C0071"/>
    <w:rsid w:val="008C086E"/>
    <w:rsid w:val="008C09E6"/>
    <w:rsid w:val="008C0F85"/>
    <w:rsid w:val="008C1703"/>
    <w:rsid w:val="008C1DD0"/>
    <w:rsid w:val="008C1DD3"/>
    <w:rsid w:val="008C536A"/>
    <w:rsid w:val="008C54E8"/>
    <w:rsid w:val="008C5AD7"/>
    <w:rsid w:val="008C5CEA"/>
    <w:rsid w:val="008C686B"/>
    <w:rsid w:val="008C6CC4"/>
    <w:rsid w:val="008C77A2"/>
    <w:rsid w:val="008D1FB8"/>
    <w:rsid w:val="008D24F9"/>
    <w:rsid w:val="008D2BE2"/>
    <w:rsid w:val="008D2D1E"/>
    <w:rsid w:val="008D34DF"/>
    <w:rsid w:val="008D44ED"/>
    <w:rsid w:val="008D4C6A"/>
    <w:rsid w:val="008D5A64"/>
    <w:rsid w:val="008D7442"/>
    <w:rsid w:val="008E00A6"/>
    <w:rsid w:val="008E2876"/>
    <w:rsid w:val="008E2C75"/>
    <w:rsid w:val="008E33B3"/>
    <w:rsid w:val="008E422B"/>
    <w:rsid w:val="008E4F32"/>
    <w:rsid w:val="008E5B23"/>
    <w:rsid w:val="008E5F75"/>
    <w:rsid w:val="008E697E"/>
    <w:rsid w:val="008E6AA1"/>
    <w:rsid w:val="008E722A"/>
    <w:rsid w:val="008E7B83"/>
    <w:rsid w:val="008F0EA9"/>
    <w:rsid w:val="008F1639"/>
    <w:rsid w:val="008F2D75"/>
    <w:rsid w:val="008F2DE1"/>
    <w:rsid w:val="008F3A78"/>
    <w:rsid w:val="008F4A2C"/>
    <w:rsid w:val="008F4D6A"/>
    <w:rsid w:val="008F60B7"/>
    <w:rsid w:val="008F6E73"/>
    <w:rsid w:val="008F719C"/>
    <w:rsid w:val="008F71D3"/>
    <w:rsid w:val="009007B0"/>
    <w:rsid w:val="00901B51"/>
    <w:rsid w:val="0090291B"/>
    <w:rsid w:val="00902F13"/>
    <w:rsid w:val="00902F27"/>
    <w:rsid w:val="009045CF"/>
    <w:rsid w:val="00904B9F"/>
    <w:rsid w:val="00904D55"/>
    <w:rsid w:val="009058EE"/>
    <w:rsid w:val="009059C0"/>
    <w:rsid w:val="00906556"/>
    <w:rsid w:val="009067E0"/>
    <w:rsid w:val="00907237"/>
    <w:rsid w:val="009078FF"/>
    <w:rsid w:val="00910010"/>
    <w:rsid w:val="00911100"/>
    <w:rsid w:val="0091129A"/>
    <w:rsid w:val="00911BD2"/>
    <w:rsid w:val="00911D0B"/>
    <w:rsid w:val="00911F81"/>
    <w:rsid w:val="00912433"/>
    <w:rsid w:val="0091259C"/>
    <w:rsid w:val="00913427"/>
    <w:rsid w:val="009149BE"/>
    <w:rsid w:val="00914BD1"/>
    <w:rsid w:val="00915452"/>
    <w:rsid w:val="009155D3"/>
    <w:rsid w:val="009159FF"/>
    <w:rsid w:val="00915C4D"/>
    <w:rsid w:val="00915E4B"/>
    <w:rsid w:val="00916AFD"/>
    <w:rsid w:val="00916F6A"/>
    <w:rsid w:val="00917A83"/>
    <w:rsid w:val="009213F9"/>
    <w:rsid w:val="0092183E"/>
    <w:rsid w:val="00921EAA"/>
    <w:rsid w:val="00922956"/>
    <w:rsid w:val="00922A4A"/>
    <w:rsid w:val="0092367B"/>
    <w:rsid w:val="0092441D"/>
    <w:rsid w:val="0092578F"/>
    <w:rsid w:val="00926116"/>
    <w:rsid w:val="00926C93"/>
    <w:rsid w:val="00927016"/>
    <w:rsid w:val="00927946"/>
    <w:rsid w:val="00927EF2"/>
    <w:rsid w:val="009306A7"/>
    <w:rsid w:val="009308EE"/>
    <w:rsid w:val="00931BBA"/>
    <w:rsid w:val="009329CC"/>
    <w:rsid w:val="00935649"/>
    <w:rsid w:val="00936DDD"/>
    <w:rsid w:val="00937136"/>
    <w:rsid w:val="009373F9"/>
    <w:rsid w:val="0093747C"/>
    <w:rsid w:val="00937901"/>
    <w:rsid w:val="009400C6"/>
    <w:rsid w:val="00940822"/>
    <w:rsid w:val="00941331"/>
    <w:rsid w:val="009426B0"/>
    <w:rsid w:val="009426FF"/>
    <w:rsid w:val="009442DF"/>
    <w:rsid w:val="00946645"/>
    <w:rsid w:val="00946BC0"/>
    <w:rsid w:val="009474CB"/>
    <w:rsid w:val="00947B19"/>
    <w:rsid w:val="00947E0B"/>
    <w:rsid w:val="00950434"/>
    <w:rsid w:val="0095045A"/>
    <w:rsid w:val="00951475"/>
    <w:rsid w:val="00951B88"/>
    <w:rsid w:val="00952382"/>
    <w:rsid w:val="0095388B"/>
    <w:rsid w:val="009543D4"/>
    <w:rsid w:val="009552D4"/>
    <w:rsid w:val="0095571B"/>
    <w:rsid w:val="00957B40"/>
    <w:rsid w:val="0096098D"/>
    <w:rsid w:val="00960E64"/>
    <w:rsid w:val="00961FD8"/>
    <w:rsid w:val="0096267A"/>
    <w:rsid w:val="00963686"/>
    <w:rsid w:val="009637EC"/>
    <w:rsid w:val="009652EC"/>
    <w:rsid w:val="009660A5"/>
    <w:rsid w:val="00967326"/>
    <w:rsid w:val="009706AD"/>
    <w:rsid w:val="00970E9B"/>
    <w:rsid w:val="009724CC"/>
    <w:rsid w:val="009735DB"/>
    <w:rsid w:val="00973C68"/>
    <w:rsid w:val="00974249"/>
    <w:rsid w:val="00976DC3"/>
    <w:rsid w:val="00977077"/>
    <w:rsid w:val="00980B8B"/>
    <w:rsid w:val="00980BA9"/>
    <w:rsid w:val="0098128A"/>
    <w:rsid w:val="00981E22"/>
    <w:rsid w:val="00983813"/>
    <w:rsid w:val="00984280"/>
    <w:rsid w:val="00985980"/>
    <w:rsid w:val="00985FF4"/>
    <w:rsid w:val="00986066"/>
    <w:rsid w:val="0098633C"/>
    <w:rsid w:val="0098651F"/>
    <w:rsid w:val="00986751"/>
    <w:rsid w:val="00986D7B"/>
    <w:rsid w:val="0098711D"/>
    <w:rsid w:val="0098742C"/>
    <w:rsid w:val="00990375"/>
    <w:rsid w:val="009903B3"/>
    <w:rsid w:val="00990841"/>
    <w:rsid w:val="009908E6"/>
    <w:rsid w:val="00991491"/>
    <w:rsid w:val="009938AC"/>
    <w:rsid w:val="00993E4E"/>
    <w:rsid w:val="009946BF"/>
    <w:rsid w:val="00995272"/>
    <w:rsid w:val="00995B9A"/>
    <w:rsid w:val="00996765"/>
    <w:rsid w:val="009967F5"/>
    <w:rsid w:val="00997B2C"/>
    <w:rsid w:val="00997C24"/>
    <w:rsid w:val="00997D20"/>
    <w:rsid w:val="009A2C86"/>
    <w:rsid w:val="009A4340"/>
    <w:rsid w:val="009A4416"/>
    <w:rsid w:val="009A4B30"/>
    <w:rsid w:val="009A64BE"/>
    <w:rsid w:val="009A68AC"/>
    <w:rsid w:val="009A69AB"/>
    <w:rsid w:val="009A6C73"/>
    <w:rsid w:val="009A6C9B"/>
    <w:rsid w:val="009A6EF8"/>
    <w:rsid w:val="009B023C"/>
    <w:rsid w:val="009B1EF3"/>
    <w:rsid w:val="009B2570"/>
    <w:rsid w:val="009B2F75"/>
    <w:rsid w:val="009B43A8"/>
    <w:rsid w:val="009B4FDA"/>
    <w:rsid w:val="009B603A"/>
    <w:rsid w:val="009B64E0"/>
    <w:rsid w:val="009B7FA7"/>
    <w:rsid w:val="009C1747"/>
    <w:rsid w:val="009C1CC3"/>
    <w:rsid w:val="009C38BE"/>
    <w:rsid w:val="009C4F46"/>
    <w:rsid w:val="009C4F6F"/>
    <w:rsid w:val="009C5FD0"/>
    <w:rsid w:val="009C61FF"/>
    <w:rsid w:val="009D0CDB"/>
    <w:rsid w:val="009D238F"/>
    <w:rsid w:val="009D3942"/>
    <w:rsid w:val="009D3F05"/>
    <w:rsid w:val="009D43A4"/>
    <w:rsid w:val="009D454A"/>
    <w:rsid w:val="009D630B"/>
    <w:rsid w:val="009D740F"/>
    <w:rsid w:val="009E08A0"/>
    <w:rsid w:val="009E209C"/>
    <w:rsid w:val="009E3520"/>
    <w:rsid w:val="009E4D1F"/>
    <w:rsid w:val="009E59DA"/>
    <w:rsid w:val="009E61D7"/>
    <w:rsid w:val="009E6400"/>
    <w:rsid w:val="009E6CBF"/>
    <w:rsid w:val="009E743E"/>
    <w:rsid w:val="009E7FE6"/>
    <w:rsid w:val="009F0C37"/>
    <w:rsid w:val="009F12EB"/>
    <w:rsid w:val="009F1626"/>
    <w:rsid w:val="009F2C1D"/>
    <w:rsid w:val="009F42EB"/>
    <w:rsid w:val="009F5257"/>
    <w:rsid w:val="009F6226"/>
    <w:rsid w:val="009F7C9C"/>
    <w:rsid w:val="00A00597"/>
    <w:rsid w:val="00A00E87"/>
    <w:rsid w:val="00A00FBC"/>
    <w:rsid w:val="00A01C75"/>
    <w:rsid w:val="00A023E6"/>
    <w:rsid w:val="00A02C1D"/>
    <w:rsid w:val="00A02F59"/>
    <w:rsid w:val="00A0313E"/>
    <w:rsid w:val="00A03F9E"/>
    <w:rsid w:val="00A0426C"/>
    <w:rsid w:val="00A05794"/>
    <w:rsid w:val="00A0599F"/>
    <w:rsid w:val="00A10A43"/>
    <w:rsid w:val="00A110CD"/>
    <w:rsid w:val="00A113A5"/>
    <w:rsid w:val="00A114A0"/>
    <w:rsid w:val="00A12D62"/>
    <w:rsid w:val="00A1373D"/>
    <w:rsid w:val="00A14F7C"/>
    <w:rsid w:val="00A158BF"/>
    <w:rsid w:val="00A15CCD"/>
    <w:rsid w:val="00A16AD9"/>
    <w:rsid w:val="00A17626"/>
    <w:rsid w:val="00A17DB9"/>
    <w:rsid w:val="00A2009E"/>
    <w:rsid w:val="00A20D13"/>
    <w:rsid w:val="00A21D88"/>
    <w:rsid w:val="00A21F49"/>
    <w:rsid w:val="00A22D07"/>
    <w:rsid w:val="00A23DB0"/>
    <w:rsid w:val="00A242C7"/>
    <w:rsid w:val="00A247C8"/>
    <w:rsid w:val="00A251F0"/>
    <w:rsid w:val="00A26B70"/>
    <w:rsid w:val="00A26D58"/>
    <w:rsid w:val="00A27FAA"/>
    <w:rsid w:val="00A30093"/>
    <w:rsid w:val="00A30245"/>
    <w:rsid w:val="00A311DA"/>
    <w:rsid w:val="00A314A5"/>
    <w:rsid w:val="00A31ED0"/>
    <w:rsid w:val="00A32964"/>
    <w:rsid w:val="00A32D66"/>
    <w:rsid w:val="00A330D0"/>
    <w:rsid w:val="00A3380D"/>
    <w:rsid w:val="00A33B36"/>
    <w:rsid w:val="00A3405E"/>
    <w:rsid w:val="00A35D50"/>
    <w:rsid w:val="00A361F3"/>
    <w:rsid w:val="00A3630E"/>
    <w:rsid w:val="00A3631C"/>
    <w:rsid w:val="00A36D5D"/>
    <w:rsid w:val="00A37303"/>
    <w:rsid w:val="00A406E7"/>
    <w:rsid w:val="00A4148B"/>
    <w:rsid w:val="00A4283D"/>
    <w:rsid w:val="00A429E9"/>
    <w:rsid w:val="00A435F3"/>
    <w:rsid w:val="00A43F0F"/>
    <w:rsid w:val="00A44306"/>
    <w:rsid w:val="00A44F2B"/>
    <w:rsid w:val="00A45481"/>
    <w:rsid w:val="00A460E9"/>
    <w:rsid w:val="00A46B44"/>
    <w:rsid w:val="00A46EA9"/>
    <w:rsid w:val="00A4729B"/>
    <w:rsid w:val="00A477A2"/>
    <w:rsid w:val="00A500B3"/>
    <w:rsid w:val="00A5051C"/>
    <w:rsid w:val="00A507FD"/>
    <w:rsid w:val="00A50D28"/>
    <w:rsid w:val="00A5135B"/>
    <w:rsid w:val="00A515E2"/>
    <w:rsid w:val="00A51816"/>
    <w:rsid w:val="00A51B0D"/>
    <w:rsid w:val="00A521EE"/>
    <w:rsid w:val="00A53266"/>
    <w:rsid w:val="00A534BD"/>
    <w:rsid w:val="00A537F9"/>
    <w:rsid w:val="00A54BB7"/>
    <w:rsid w:val="00A551B8"/>
    <w:rsid w:val="00A55890"/>
    <w:rsid w:val="00A55CD0"/>
    <w:rsid w:val="00A55EAA"/>
    <w:rsid w:val="00A56A2D"/>
    <w:rsid w:val="00A5712D"/>
    <w:rsid w:val="00A60C11"/>
    <w:rsid w:val="00A60EC5"/>
    <w:rsid w:val="00A6120F"/>
    <w:rsid w:val="00A6180C"/>
    <w:rsid w:val="00A6261A"/>
    <w:rsid w:val="00A62D22"/>
    <w:rsid w:val="00A6312A"/>
    <w:rsid w:val="00A631B2"/>
    <w:rsid w:val="00A63E3C"/>
    <w:rsid w:val="00A64AD2"/>
    <w:rsid w:val="00A64C73"/>
    <w:rsid w:val="00A64CAF"/>
    <w:rsid w:val="00A654A4"/>
    <w:rsid w:val="00A65C8E"/>
    <w:rsid w:val="00A66555"/>
    <w:rsid w:val="00A66D17"/>
    <w:rsid w:val="00A67B52"/>
    <w:rsid w:val="00A70C5D"/>
    <w:rsid w:val="00A71203"/>
    <w:rsid w:val="00A72CA5"/>
    <w:rsid w:val="00A732EB"/>
    <w:rsid w:val="00A73331"/>
    <w:rsid w:val="00A74651"/>
    <w:rsid w:val="00A81231"/>
    <w:rsid w:val="00A8232F"/>
    <w:rsid w:val="00A83D84"/>
    <w:rsid w:val="00A84B70"/>
    <w:rsid w:val="00A85646"/>
    <w:rsid w:val="00A865B8"/>
    <w:rsid w:val="00A86A0F"/>
    <w:rsid w:val="00A86EC8"/>
    <w:rsid w:val="00A9057F"/>
    <w:rsid w:val="00A907F3"/>
    <w:rsid w:val="00A91BA9"/>
    <w:rsid w:val="00A93FC3"/>
    <w:rsid w:val="00A95B2D"/>
    <w:rsid w:val="00A96C67"/>
    <w:rsid w:val="00A976E9"/>
    <w:rsid w:val="00A978C2"/>
    <w:rsid w:val="00A97B6C"/>
    <w:rsid w:val="00A97F3E"/>
    <w:rsid w:val="00AA1435"/>
    <w:rsid w:val="00AA1703"/>
    <w:rsid w:val="00AA19A8"/>
    <w:rsid w:val="00AA2885"/>
    <w:rsid w:val="00AA4912"/>
    <w:rsid w:val="00AA4AAD"/>
    <w:rsid w:val="00AA5F2D"/>
    <w:rsid w:val="00AA61F9"/>
    <w:rsid w:val="00AA62B9"/>
    <w:rsid w:val="00AA6648"/>
    <w:rsid w:val="00AA694D"/>
    <w:rsid w:val="00AA71AB"/>
    <w:rsid w:val="00AA72E2"/>
    <w:rsid w:val="00AA7E50"/>
    <w:rsid w:val="00AB1397"/>
    <w:rsid w:val="00AB1398"/>
    <w:rsid w:val="00AB1CA0"/>
    <w:rsid w:val="00AB242F"/>
    <w:rsid w:val="00AB253E"/>
    <w:rsid w:val="00AB369D"/>
    <w:rsid w:val="00AB4A27"/>
    <w:rsid w:val="00AB4F1A"/>
    <w:rsid w:val="00AB6976"/>
    <w:rsid w:val="00AB6DEE"/>
    <w:rsid w:val="00AB70EA"/>
    <w:rsid w:val="00AB79A5"/>
    <w:rsid w:val="00AC06A0"/>
    <w:rsid w:val="00AC1A53"/>
    <w:rsid w:val="00AC1C3F"/>
    <w:rsid w:val="00AC2271"/>
    <w:rsid w:val="00AC2680"/>
    <w:rsid w:val="00AC4893"/>
    <w:rsid w:val="00AC5605"/>
    <w:rsid w:val="00AC5E2D"/>
    <w:rsid w:val="00AC6CFB"/>
    <w:rsid w:val="00AD279B"/>
    <w:rsid w:val="00AD294B"/>
    <w:rsid w:val="00AD2C78"/>
    <w:rsid w:val="00AD4B04"/>
    <w:rsid w:val="00AD4DE3"/>
    <w:rsid w:val="00AD5276"/>
    <w:rsid w:val="00AD5993"/>
    <w:rsid w:val="00AD6551"/>
    <w:rsid w:val="00AD71E2"/>
    <w:rsid w:val="00AE01B5"/>
    <w:rsid w:val="00AE0E0D"/>
    <w:rsid w:val="00AE1108"/>
    <w:rsid w:val="00AE199F"/>
    <w:rsid w:val="00AE1B8B"/>
    <w:rsid w:val="00AE3154"/>
    <w:rsid w:val="00AE4538"/>
    <w:rsid w:val="00AE507C"/>
    <w:rsid w:val="00AE5445"/>
    <w:rsid w:val="00AE57A3"/>
    <w:rsid w:val="00AF077D"/>
    <w:rsid w:val="00AF1B09"/>
    <w:rsid w:val="00AF2606"/>
    <w:rsid w:val="00AF3566"/>
    <w:rsid w:val="00AF38A2"/>
    <w:rsid w:val="00AF3BC6"/>
    <w:rsid w:val="00AF5FD3"/>
    <w:rsid w:val="00AF72E1"/>
    <w:rsid w:val="00AF7B12"/>
    <w:rsid w:val="00B0028D"/>
    <w:rsid w:val="00B00858"/>
    <w:rsid w:val="00B01C65"/>
    <w:rsid w:val="00B0223C"/>
    <w:rsid w:val="00B02F81"/>
    <w:rsid w:val="00B03586"/>
    <w:rsid w:val="00B04491"/>
    <w:rsid w:val="00B059C9"/>
    <w:rsid w:val="00B11D95"/>
    <w:rsid w:val="00B11DF8"/>
    <w:rsid w:val="00B12DF1"/>
    <w:rsid w:val="00B13C63"/>
    <w:rsid w:val="00B14540"/>
    <w:rsid w:val="00B152A7"/>
    <w:rsid w:val="00B155F7"/>
    <w:rsid w:val="00B1573A"/>
    <w:rsid w:val="00B16119"/>
    <w:rsid w:val="00B172F2"/>
    <w:rsid w:val="00B1798B"/>
    <w:rsid w:val="00B17F9E"/>
    <w:rsid w:val="00B2000B"/>
    <w:rsid w:val="00B204F9"/>
    <w:rsid w:val="00B21566"/>
    <w:rsid w:val="00B21F3A"/>
    <w:rsid w:val="00B221E2"/>
    <w:rsid w:val="00B22807"/>
    <w:rsid w:val="00B230AA"/>
    <w:rsid w:val="00B23CBB"/>
    <w:rsid w:val="00B24A97"/>
    <w:rsid w:val="00B25CE6"/>
    <w:rsid w:val="00B2699E"/>
    <w:rsid w:val="00B26BA1"/>
    <w:rsid w:val="00B26DFB"/>
    <w:rsid w:val="00B2775C"/>
    <w:rsid w:val="00B30432"/>
    <w:rsid w:val="00B3236B"/>
    <w:rsid w:val="00B323F7"/>
    <w:rsid w:val="00B3270B"/>
    <w:rsid w:val="00B32D13"/>
    <w:rsid w:val="00B3403C"/>
    <w:rsid w:val="00B342DC"/>
    <w:rsid w:val="00B344CF"/>
    <w:rsid w:val="00B34A80"/>
    <w:rsid w:val="00B350D1"/>
    <w:rsid w:val="00B3527E"/>
    <w:rsid w:val="00B35D0A"/>
    <w:rsid w:val="00B37156"/>
    <w:rsid w:val="00B371AB"/>
    <w:rsid w:val="00B37738"/>
    <w:rsid w:val="00B406A5"/>
    <w:rsid w:val="00B40A06"/>
    <w:rsid w:val="00B42792"/>
    <w:rsid w:val="00B42BB1"/>
    <w:rsid w:val="00B432FD"/>
    <w:rsid w:val="00B451AD"/>
    <w:rsid w:val="00B457AE"/>
    <w:rsid w:val="00B45AAB"/>
    <w:rsid w:val="00B47099"/>
    <w:rsid w:val="00B477F4"/>
    <w:rsid w:val="00B47DC5"/>
    <w:rsid w:val="00B50A74"/>
    <w:rsid w:val="00B50F94"/>
    <w:rsid w:val="00B51ADD"/>
    <w:rsid w:val="00B51D53"/>
    <w:rsid w:val="00B51E55"/>
    <w:rsid w:val="00B52763"/>
    <w:rsid w:val="00B52779"/>
    <w:rsid w:val="00B5281E"/>
    <w:rsid w:val="00B5348F"/>
    <w:rsid w:val="00B54319"/>
    <w:rsid w:val="00B55757"/>
    <w:rsid w:val="00B559E9"/>
    <w:rsid w:val="00B57182"/>
    <w:rsid w:val="00B579DF"/>
    <w:rsid w:val="00B60649"/>
    <w:rsid w:val="00B616D7"/>
    <w:rsid w:val="00B622A0"/>
    <w:rsid w:val="00B63C6F"/>
    <w:rsid w:val="00B66DA3"/>
    <w:rsid w:val="00B67298"/>
    <w:rsid w:val="00B674C8"/>
    <w:rsid w:val="00B6775F"/>
    <w:rsid w:val="00B67CCC"/>
    <w:rsid w:val="00B67DB7"/>
    <w:rsid w:val="00B70ADB"/>
    <w:rsid w:val="00B70D9D"/>
    <w:rsid w:val="00B70E64"/>
    <w:rsid w:val="00B71064"/>
    <w:rsid w:val="00B721DF"/>
    <w:rsid w:val="00B73C6F"/>
    <w:rsid w:val="00B74CB6"/>
    <w:rsid w:val="00B75814"/>
    <w:rsid w:val="00B75923"/>
    <w:rsid w:val="00B762C5"/>
    <w:rsid w:val="00B80317"/>
    <w:rsid w:val="00B80AE6"/>
    <w:rsid w:val="00B80BAA"/>
    <w:rsid w:val="00B80CA4"/>
    <w:rsid w:val="00B81743"/>
    <w:rsid w:val="00B840C2"/>
    <w:rsid w:val="00B8412E"/>
    <w:rsid w:val="00B849C5"/>
    <w:rsid w:val="00B850D1"/>
    <w:rsid w:val="00B85334"/>
    <w:rsid w:val="00B85677"/>
    <w:rsid w:val="00B85F3E"/>
    <w:rsid w:val="00B9080E"/>
    <w:rsid w:val="00B90E08"/>
    <w:rsid w:val="00B92714"/>
    <w:rsid w:val="00B92F6E"/>
    <w:rsid w:val="00B94286"/>
    <w:rsid w:val="00B9446B"/>
    <w:rsid w:val="00B94735"/>
    <w:rsid w:val="00B9473E"/>
    <w:rsid w:val="00B9497B"/>
    <w:rsid w:val="00B95C82"/>
    <w:rsid w:val="00B9760D"/>
    <w:rsid w:val="00BA0409"/>
    <w:rsid w:val="00BA0EB9"/>
    <w:rsid w:val="00BA1434"/>
    <w:rsid w:val="00BA171C"/>
    <w:rsid w:val="00BA22A2"/>
    <w:rsid w:val="00BA2E0D"/>
    <w:rsid w:val="00BA3463"/>
    <w:rsid w:val="00BA3CAC"/>
    <w:rsid w:val="00BA404D"/>
    <w:rsid w:val="00BA450C"/>
    <w:rsid w:val="00BA4C6C"/>
    <w:rsid w:val="00BA555D"/>
    <w:rsid w:val="00BA58F0"/>
    <w:rsid w:val="00BA5C2F"/>
    <w:rsid w:val="00BA5D76"/>
    <w:rsid w:val="00BA6E22"/>
    <w:rsid w:val="00BA6EC6"/>
    <w:rsid w:val="00BA7730"/>
    <w:rsid w:val="00BA7892"/>
    <w:rsid w:val="00BA7A8B"/>
    <w:rsid w:val="00BA7EFD"/>
    <w:rsid w:val="00BB06A6"/>
    <w:rsid w:val="00BB10FE"/>
    <w:rsid w:val="00BB130B"/>
    <w:rsid w:val="00BB28A7"/>
    <w:rsid w:val="00BB3158"/>
    <w:rsid w:val="00BB3485"/>
    <w:rsid w:val="00BB5998"/>
    <w:rsid w:val="00BB726A"/>
    <w:rsid w:val="00BB72A8"/>
    <w:rsid w:val="00BB7A14"/>
    <w:rsid w:val="00BB7A3D"/>
    <w:rsid w:val="00BC0470"/>
    <w:rsid w:val="00BC05A6"/>
    <w:rsid w:val="00BC0F4C"/>
    <w:rsid w:val="00BC16E8"/>
    <w:rsid w:val="00BC23D8"/>
    <w:rsid w:val="00BC376C"/>
    <w:rsid w:val="00BC51CB"/>
    <w:rsid w:val="00BC5459"/>
    <w:rsid w:val="00BC5598"/>
    <w:rsid w:val="00BD0D38"/>
    <w:rsid w:val="00BD10F1"/>
    <w:rsid w:val="00BD1408"/>
    <w:rsid w:val="00BD1415"/>
    <w:rsid w:val="00BD1744"/>
    <w:rsid w:val="00BD2626"/>
    <w:rsid w:val="00BD26CC"/>
    <w:rsid w:val="00BD2710"/>
    <w:rsid w:val="00BD2E8A"/>
    <w:rsid w:val="00BD323B"/>
    <w:rsid w:val="00BD4017"/>
    <w:rsid w:val="00BD4239"/>
    <w:rsid w:val="00BD46DE"/>
    <w:rsid w:val="00BD486F"/>
    <w:rsid w:val="00BD4C89"/>
    <w:rsid w:val="00BD4DB0"/>
    <w:rsid w:val="00BD5C09"/>
    <w:rsid w:val="00BD6A73"/>
    <w:rsid w:val="00BD6B35"/>
    <w:rsid w:val="00BD71C2"/>
    <w:rsid w:val="00BD7962"/>
    <w:rsid w:val="00BE2008"/>
    <w:rsid w:val="00BE30ED"/>
    <w:rsid w:val="00BE33AC"/>
    <w:rsid w:val="00BE3B33"/>
    <w:rsid w:val="00BE3BE7"/>
    <w:rsid w:val="00BE3FA1"/>
    <w:rsid w:val="00BE4B09"/>
    <w:rsid w:val="00BE5CE6"/>
    <w:rsid w:val="00BE7758"/>
    <w:rsid w:val="00BF0695"/>
    <w:rsid w:val="00BF10F9"/>
    <w:rsid w:val="00BF1720"/>
    <w:rsid w:val="00BF184F"/>
    <w:rsid w:val="00BF3926"/>
    <w:rsid w:val="00BF42D9"/>
    <w:rsid w:val="00BF46DE"/>
    <w:rsid w:val="00BF496D"/>
    <w:rsid w:val="00BF4D30"/>
    <w:rsid w:val="00BF70C8"/>
    <w:rsid w:val="00BF7EEB"/>
    <w:rsid w:val="00C00899"/>
    <w:rsid w:val="00C0095B"/>
    <w:rsid w:val="00C01274"/>
    <w:rsid w:val="00C01615"/>
    <w:rsid w:val="00C01C8A"/>
    <w:rsid w:val="00C0213C"/>
    <w:rsid w:val="00C02540"/>
    <w:rsid w:val="00C03613"/>
    <w:rsid w:val="00C0477A"/>
    <w:rsid w:val="00C05B6B"/>
    <w:rsid w:val="00C07670"/>
    <w:rsid w:val="00C07854"/>
    <w:rsid w:val="00C1021E"/>
    <w:rsid w:val="00C10D3D"/>
    <w:rsid w:val="00C11118"/>
    <w:rsid w:val="00C121B8"/>
    <w:rsid w:val="00C12AE3"/>
    <w:rsid w:val="00C13754"/>
    <w:rsid w:val="00C13A15"/>
    <w:rsid w:val="00C13F77"/>
    <w:rsid w:val="00C14CE9"/>
    <w:rsid w:val="00C14E43"/>
    <w:rsid w:val="00C1542C"/>
    <w:rsid w:val="00C15FF9"/>
    <w:rsid w:val="00C16698"/>
    <w:rsid w:val="00C16D3F"/>
    <w:rsid w:val="00C206A7"/>
    <w:rsid w:val="00C20EE7"/>
    <w:rsid w:val="00C221BA"/>
    <w:rsid w:val="00C222F7"/>
    <w:rsid w:val="00C226E2"/>
    <w:rsid w:val="00C22B45"/>
    <w:rsid w:val="00C230CE"/>
    <w:rsid w:val="00C23E88"/>
    <w:rsid w:val="00C23FB9"/>
    <w:rsid w:val="00C24D0B"/>
    <w:rsid w:val="00C24DBB"/>
    <w:rsid w:val="00C24E2B"/>
    <w:rsid w:val="00C26515"/>
    <w:rsid w:val="00C26BCD"/>
    <w:rsid w:val="00C27239"/>
    <w:rsid w:val="00C32CDF"/>
    <w:rsid w:val="00C358B2"/>
    <w:rsid w:val="00C36826"/>
    <w:rsid w:val="00C36CDA"/>
    <w:rsid w:val="00C37E96"/>
    <w:rsid w:val="00C400FF"/>
    <w:rsid w:val="00C41976"/>
    <w:rsid w:val="00C429A6"/>
    <w:rsid w:val="00C42C05"/>
    <w:rsid w:val="00C42C73"/>
    <w:rsid w:val="00C439EB"/>
    <w:rsid w:val="00C4409A"/>
    <w:rsid w:val="00C448AD"/>
    <w:rsid w:val="00C453E2"/>
    <w:rsid w:val="00C46080"/>
    <w:rsid w:val="00C46290"/>
    <w:rsid w:val="00C4689D"/>
    <w:rsid w:val="00C47496"/>
    <w:rsid w:val="00C47C43"/>
    <w:rsid w:val="00C47EDB"/>
    <w:rsid w:val="00C5081A"/>
    <w:rsid w:val="00C52391"/>
    <w:rsid w:val="00C55708"/>
    <w:rsid w:val="00C55FA2"/>
    <w:rsid w:val="00C5656B"/>
    <w:rsid w:val="00C56B89"/>
    <w:rsid w:val="00C574FE"/>
    <w:rsid w:val="00C60890"/>
    <w:rsid w:val="00C60C61"/>
    <w:rsid w:val="00C62924"/>
    <w:rsid w:val="00C636A6"/>
    <w:rsid w:val="00C637CC"/>
    <w:rsid w:val="00C642DB"/>
    <w:rsid w:val="00C647FF"/>
    <w:rsid w:val="00C6495A"/>
    <w:rsid w:val="00C65232"/>
    <w:rsid w:val="00C654B0"/>
    <w:rsid w:val="00C65669"/>
    <w:rsid w:val="00C658B4"/>
    <w:rsid w:val="00C65EC2"/>
    <w:rsid w:val="00C677B2"/>
    <w:rsid w:val="00C70516"/>
    <w:rsid w:val="00C70C91"/>
    <w:rsid w:val="00C70CB4"/>
    <w:rsid w:val="00C71A6C"/>
    <w:rsid w:val="00C73224"/>
    <w:rsid w:val="00C73366"/>
    <w:rsid w:val="00C73448"/>
    <w:rsid w:val="00C7415C"/>
    <w:rsid w:val="00C756C2"/>
    <w:rsid w:val="00C76E2E"/>
    <w:rsid w:val="00C7709E"/>
    <w:rsid w:val="00C774FC"/>
    <w:rsid w:val="00C80F2A"/>
    <w:rsid w:val="00C81777"/>
    <w:rsid w:val="00C81E02"/>
    <w:rsid w:val="00C81E82"/>
    <w:rsid w:val="00C83A32"/>
    <w:rsid w:val="00C83C1A"/>
    <w:rsid w:val="00C83DC6"/>
    <w:rsid w:val="00C84EB3"/>
    <w:rsid w:val="00C85358"/>
    <w:rsid w:val="00C87FD8"/>
    <w:rsid w:val="00C904EB"/>
    <w:rsid w:val="00C93045"/>
    <w:rsid w:val="00C94038"/>
    <w:rsid w:val="00C94C51"/>
    <w:rsid w:val="00C94E8F"/>
    <w:rsid w:val="00C9628A"/>
    <w:rsid w:val="00C965D6"/>
    <w:rsid w:val="00C96EFA"/>
    <w:rsid w:val="00CA01D3"/>
    <w:rsid w:val="00CA0392"/>
    <w:rsid w:val="00CA0589"/>
    <w:rsid w:val="00CA0C70"/>
    <w:rsid w:val="00CA1974"/>
    <w:rsid w:val="00CA258B"/>
    <w:rsid w:val="00CA29B7"/>
    <w:rsid w:val="00CA437D"/>
    <w:rsid w:val="00CA5D7A"/>
    <w:rsid w:val="00CA6193"/>
    <w:rsid w:val="00CB061A"/>
    <w:rsid w:val="00CB0641"/>
    <w:rsid w:val="00CB1645"/>
    <w:rsid w:val="00CB2A41"/>
    <w:rsid w:val="00CB2CDC"/>
    <w:rsid w:val="00CB2D1F"/>
    <w:rsid w:val="00CB2DEE"/>
    <w:rsid w:val="00CB38E8"/>
    <w:rsid w:val="00CB3924"/>
    <w:rsid w:val="00CB591F"/>
    <w:rsid w:val="00CB5B49"/>
    <w:rsid w:val="00CB6195"/>
    <w:rsid w:val="00CB649B"/>
    <w:rsid w:val="00CB65E0"/>
    <w:rsid w:val="00CC05CA"/>
    <w:rsid w:val="00CC0B78"/>
    <w:rsid w:val="00CC0F48"/>
    <w:rsid w:val="00CC1651"/>
    <w:rsid w:val="00CC2BD1"/>
    <w:rsid w:val="00CC2F8D"/>
    <w:rsid w:val="00CC6EC1"/>
    <w:rsid w:val="00CC7296"/>
    <w:rsid w:val="00CD0079"/>
    <w:rsid w:val="00CD2397"/>
    <w:rsid w:val="00CD24AD"/>
    <w:rsid w:val="00CD2A66"/>
    <w:rsid w:val="00CD2FE6"/>
    <w:rsid w:val="00CD33AB"/>
    <w:rsid w:val="00CD35E4"/>
    <w:rsid w:val="00CD3C4F"/>
    <w:rsid w:val="00CD3F14"/>
    <w:rsid w:val="00CD44A5"/>
    <w:rsid w:val="00CD59E2"/>
    <w:rsid w:val="00CD621E"/>
    <w:rsid w:val="00CD713A"/>
    <w:rsid w:val="00CE050B"/>
    <w:rsid w:val="00CE0721"/>
    <w:rsid w:val="00CE2C7D"/>
    <w:rsid w:val="00CE2DF1"/>
    <w:rsid w:val="00CE4CC6"/>
    <w:rsid w:val="00CE4D24"/>
    <w:rsid w:val="00CE72CA"/>
    <w:rsid w:val="00CE7565"/>
    <w:rsid w:val="00CE7A92"/>
    <w:rsid w:val="00CF0465"/>
    <w:rsid w:val="00CF1FCE"/>
    <w:rsid w:val="00CF3243"/>
    <w:rsid w:val="00CF3A68"/>
    <w:rsid w:val="00CF47E2"/>
    <w:rsid w:val="00CF579A"/>
    <w:rsid w:val="00CF5B8B"/>
    <w:rsid w:val="00CF6B08"/>
    <w:rsid w:val="00CF6D5D"/>
    <w:rsid w:val="00CF6E08"/>
    <w:rsid w:val="00CF7466"/>
    <w:rsid w:val="00CF7977"/>
    <w:rsid w:val="00CF7B3A"/>
    <w:rsid w:val="00D00904"/>
    <w:rsid w:val="00D0093B"/>
    <w:rsid w:val="00D011E9"/>
    <w:rsid w:val="00D01A2C"/>
    <w:rsid w:val="00D02F2C"/>
    <w:rsid w:val="00D03E5A"/>
    <w:rsid w:val="00D03ED9"/>
    <w:rsid w:val="00D0574B"/>
    <w:rsid w:val="00D0647E"/>
    <w:rsid w:val="00D06D4B"/>
    <w:rsid w:val="00D10F86"/>
    <w:rsid w:val="00D11A98"/>
    <w:rsid w:val="00D1229A"/>
    <w:rsid w:val="00D1299E"/>
    <w:rsid w:val="00D13398"/>
    <w:rsid w:val="00D13AF9"/>
    <w:rsid w:val="00D142E5"/>
    <w:rsid w:val="00D14730"/>
    <w:rsid w:val="00D164A3"/>
    <w:rsid w:val="00D16B37"/>
    <w:rsid w:val="00D16CCF"/>
    <w:rsid w:val="00D17421"/>
    <w:rsid w:val="00D17FCB"/>
    <w:rsid w:val="00D20130"/>
    <w:rsid w:val="00D2048B"/>
    <w:rsid w:val="00D208F5"/>
    <w:rsid w:val="00D20A51"/>
    <w:rsid w:val="00D20CE9"/>
    <w:rsid w:val="00D2172E"/>
    <w:rsid w:val="00D21817"/>
    <w:rsid w:val="00D21972"/>
    <w:rsid w:val="00D21D88"/>
    <w:rsid w:val="00D222C8"/>
    <w:rsid w:val="00D22BBA"/>
    <w:rsid w:val="00D22DFF"/>
    <w:rsid w:val="00D24137"/>
    <w:rsid w:val="00D2520F"/>
    <w:rsid w:val="00D2738A"/>
    <w:rsid w:val="00D30195"/>
    <w:rsid w:val="00D30577"/>
    <w:rsid w:val="00D325F5"/>
    <w:rsid w:val="00D32789"/>
    <w:rsid w:val="00D32CB8"/>
    <w:rsid w:val="00D332F7"/>
    <w:rsid w:val="00D33551"/>
    <w:rsid w:val="00D337DF"/>
    <w:rsid w:val="00D3428F"/>
    <w:rsid w:val="00D3468B"/>
    <w:rsid w:val="00D34719"/>
    <w:rsid w:val="00D3576C"/>
    <w:rsid w:val="00D35A39"/>
    <w:rsid w:val="00D3740B"/>
    <w:rsid w:val="00D40BDA"/>
    <w:rsid w:val="00D417B3"/>
    <w:rsid w:val="00D43B83"/>
    <w:rsid w:val="00D4474A"/>
    <w:rsid w:val="00D450A0"/>
    <w:rsid w:val="00D450F6"/>
    <w:rsid w:val="00D4545E"/>
    <w:rsid w:val="00D454FC"/>
    <w:rsid w:val="00D460D4"/>
    <w:rsid w:val="00D46C21"/>
    <w:rsid w:val="00D50777"/>
    <w:rsid w:val="00D50A90"/>
    <w:rsid w:val="00D51CED"/>
    <w:rsid w:val="00D53002"/>
    <w:rsid w:val="00D53265"/>
    <w:rsid w:val="00D543EA"/>
    <w:rsid w:val="00D5442D"/>
    <w:rsid w:val="00D55421"/>
    <w:rsid w:val="00D5721E"/>
    <w:rsid w:val="00D57B78"/>
    <w:rsid w:val="00D60215"/>
    <w:rsid w:val="00D604DA"/>
    <w:rsid w:val="00D60727"/>
    <w:rsid w:val="00D613E0"/>
    <w:rsid w:val="00D63770"/>
    <w:rsid w:val="00D64786"/>
    <w:rsid w:val="00D65813"/>
    <w:rsid w:val="00D65C08"/>
    <w:rsid w:val="00D65D62"/>
    <w:rsid w:val="00D663AD"/>
    <w:rsid w:val="00D66B82"/>
    <w:rsid w:val="00D67663"/>
    <w:rsid w:val="00D70335"/>
    <w:rsid w:val="00D70C54"/>
    <w:rsid w:val="00D72A59"/>
    <w:rsid w:val="00D747C8"/>
    <w:rsid w:val="00D758DE"/>
    <w:rsid w:val="00D76DC1"/>
    <w:rsid w:val="00D77024"/>
    <w:rsid w:val="00D83AE4"/>
    <w:rsid w:val="00D84650"/>
    <w:rsid w:val="00D84AD6"/>
    <w:rsid w:val="00D87055"/>
    <w:rsid w:val="00D874B4"/>
    <w:rsid w:val="00D87633"/>
    <w:rsid w:val="00D9039A"/>
    <w:rsid w:val="00D910D2"/>
    <w:rsid w:val="00D913F1"/>
    <w:rsid w:val="00D91686"/>
    <w:rsid w:val="00D92130"/>
    <w:rsid w:val="00D92784"/>
    <w:rsid w:val="00D93A4F"/>
    <w:rsid w:val="00D956DF"/>
    <w:rsid w:val="00D96C65"/>
    <w:rsid w:val="00D96CED"/>
    <w:rsid w:val="00D976D2"/>
    <w:rsid w:val="00D97776"/>
    <w:rsid w:val="00D97A9B"/>
    <w:rsid w:val="00DA1D13"/>
    <w:rsid w:val="00DA2887"/>
    <w:rsid w:val="00DA2C4A"/>
    <w:rsid w:val="00DA2F93"/>
    <w:rsid w:val="00DA30E7"/>
    <w:rsid w:val="00DA42ED"/>
    <w:rsid w:val="00DA5757"/>
    <w:rsid w:val="00DA5A6B"/>
    <w:rsid w:val="00DA637F"/>
    <w:rsid w:val="00DA70F7"/>
    <w:rsid w:val="00DB072A"/>
    <w:rsid w:val="00DB0E8B"/>
    <w:rsid w:val="00DB1B04"/>
    <w:rsid w:val="00DB2862"/>
    <w:rsid w:val="00DB318E"/>
    <w:rsid w:val="00DB39BF"/>
    <w:rsid w:val="00DB46CB"/>
    <w:rsid w:val="00DB56F7"/>
    <w:rsid w:val="00DB6BB9"/>
    <w:rsid w:val="00DB6C95"/>
    <w:rsid w:val="00DC02BC"/>
    <w:rsid w:val="00DC0E7C"/>
    <w:rsid w:val="00DC131A"/>
    <w:rsid w:val="00DC16AE"/>
    <w:rsid w:val="00DC35B2"/>
    <w:rsid w:val="00DC43C5"/>
    <w:rsid w:val="00DC4787"/>
    <w:rsid w:val="00DC4DA7"/>
    <w:rsid w:val="00DC5120"/>
    <w:rsid w:val="00DC66FE"/>
    <w:rsid w:val="00DC7734"/>
    <w:rsid w:val="00DC79C7"/>
    <w:rsid w:val="00DC7FDD"/>
    <w:rsid w:val="00DD08EE"/>
    <w:rsid w:val="00DD1C7F"/>
    <w:rsid w:val="00DD2048"/>
    <w:rsid w:val="00DD26F6"/>
    <w:rsid w:val="00DD309F"/>
    <w:rsid w:val="00DD3128"/>
    <w:rsid w:val="00DD3B7C"/>
    <w:rsid w:val="00DD44D7"/>
    <w:rsid w:val="00DD461E"/>
    <w:rsid w:val="00DD4BE8"/>
    <w:rsid w:val="00DD560C"/>
    <w:rsid w:val="00DD6ACB"/>
    <w:rsid w:val="00DE0FB6"/>
    <w:rsid w:val="00DE1C55"/>
    <w:rsid w:val="00DE1DC2"/>
    <w:rsid w:val="00DE1FFC"/>
    <w:rsid w:val="00DE228D"/>
    <w:rsid w:val="00DE2582"/>
    <w:rsid w:val="00DE26AE"/>
    <w:rsid w:val="00DE3637"/>
    <w:rsid w:val="00DE3D8D"/>
    <w:rsid w:val="00DE480F"/>
    <w:rsid w:val="00DE4D27"/>
    <w:rsid w:val="00DE4D52"/>
    <w:rsid w:val="00DE576D"/>
    <w:rsid w:val="00DE5D36"/>
    <w:rsid w:val="00DE5FE8"/>
    <w:rsid w:val="00DE7205"/>
    <w:rsid w:val="00DF0332"/>
    <w:rsid w:val="00DF2202"/>
    <w:rsid w:val="00DF22D9"/>
    <w:rsid w:val="00DF3495"/>
    <w:rsid w:val="00DF3F48"/>
    <w:rsid w:val="00DF4D71"/>
    <w:rsid w:val="00DF57DC"/>
    <w:rsid w:val="00DF792A"/>
    <w:rsid w:val="00E01B95"/>
    <w:rsid w:val="00E03BEA"/>
    <w:rsid w:val="00E0484B"/>
    <w:rsid w:val="00E04B7A"/>
    <w:rsid w:val="00E05B31"/>
    <w:rsid w:val="00E073EE"/>
    <w:rsid w:val="00E111FE"/>
    <w:rsid w:val="00E11579"/>
    <w:rsid w:val="00E11FDA"/>
    <w:rsid w:val="00E13AD0"/>
    <w:rsid w:val="00E13ED6"/>
    <w:rsid w:val="00E1457E"/>
    <w:rsid w:val="00E14958"/>
    <w:rsid w:val="00E15278"/>
    <w:rsid w:val="00E15D2A"/>
    <w:rsid w:val="00E16188"/>
    <w:rsid w:val="00E16655"/>
    <w:rsid w:val="00E20BB3"/>
    <w:rsid w:val="00E21492"/>
    <w:rsid w:val="00E228D4"/>
    <w:rsid w:val="00E22A5B"/>
    <w:rsid w:val="00E22D06"/>
    <w:rsid w:val="00E23A2E"/>
    <w:rsid w:val="00E23BC6"/>
    <w:rsid w:val="00E242CE"/>
    <w:rsid w:val="00E24F81"/>
    <w:rsid w:val="00E25293"/>
    <w:rsid w:val="00E253A3"/>
    <w:rsid w:val="00E264D7"/>
    <w:rsid w:val="00E2672A"/>
    <w:rsid w:val="00E2682B"/>
    <w:rsid w:val="00E27878"/>
    <w:rsid w:val="00E30471"/>
    <w:rsid w:val="00E309AB"/>
    <w:rsid w:val="00E313C3"/>
    <w:rsid w:val="00E316A9"/>
    <w:rsid w:val="00E31743"/>
    <w:rsid w:val="00E32270"/>
    <w:rsid w:val="00E328C9"/>
    <w:rsid w:val="00E348FB"/>
    <w:rsid w:val="00E34BE7"/>
    <w:rsid w:val="00E3797B"/>
    <w:rsid w:val="00E40B73"/>
    <w:rsid w:val="00E41887"/>
    <w:rsid w:val="00E41895"/>
    <w:rsid w:val="00E42A1C"/>
    <w:rsid w:val="00E42D9F"/>
    <w:rsid w:val="00E4456B"/>
    <w:rsid w:val="00E44688"/>
    <w:rsid w:val="00E44E02"/>
    <w:rsid w:val="00E44F6E"/>
    <w:rsid w:val="00E4638A"/>
    <w:rsid w:val="00E46E56"/>
    <w:rsid w:val="00E471E8"/>
    <w:rsid w:val="00E476A5"/>
    <w:rsid w:val="00E50BA7"/>
    <w:rsid w:val="00E51B31"/>
    <w:rsid w:val="00E51FDE"/>
    <w:rsid w:val="00E526E1"/>
    <w:rsid w:val="00E54903"/>
    <w:rsid w:val="00E549AF"/>
    <w:rsid w:val="00E5732E"/>
    <w:rsid w:val="00E57702"/>
    <w:rsid w:val="00E604C8"/>
    <w:rsid w:val="00E61C70"/>
    <w:rsid w:val="00E621A3"/>
    <w:rsid w:val="00E622D7"/>
    <w:rsid w:val="00E62C9A"/>
    <w:rsid w:val="00E637DB"/>
    <w:rsid w:val="00E64219"/>
    <w:rsid w:val="00E65DFC"/>
    <w:rsid w:val="00E660EB"/>
    <w:rsid w:val="00E662C3"/>
    <w:rsid w:val="00E667B9"/>
    <w:rsid w:val="00E66FCC"/>
    <w:rsid w:val="00E70035"/>
    <w:rsid w:val="00E7006A"/>
    <w:rsid w:val="00E7041D"/>
    <w:rsid w:val="00E70463"/>
    <w:rsid w:val="00E70EC3"/>
    <w:rsid w:val="00E71DD4"/>
    <w:rsid w:val="00E71F40"/>
    <w:rsid w:val="00E72CC9"/>
    <w:rsid w:val="00E72FD0"/>
    <w:rsid w:val="00E73112"/>
    <w:rsid w:val="00E732D3"/>
    <w:rsid w:val="00E74660"/>
    <w:rsid w:val="00E763B9"/>
    <w:rsid w:val="00E80B2E"/>
    <w:rsid w:val="00E80D6C"/>
    <w:rsid w:val="00E8212C"/>
    <w:rsid w:val="00E821E3"/>
    <w:rsid w:val="00E82AB9"/>
    <w:rsid w:val="00E83847"/>
    <w:rsid w:val="00E84269"/>
    <w:rsid w:val="00E85223"/>
    <w:rsid w:val="00E85E8F"/>
    <w:rsid w:val="00E863EB"/>
    <w:rsid w:val="00E8752D"/>
    <w:rsid w:val="00E87A83"/>
    <w:rsid w:val="00E90AF8"/>
    <w:rsid w:val="00E915D4"/>
    <w:rsid w:val="00E91D11"/>
    <w:rsid w:val="00E92852"/>
    <w:rsid w:val="00E928B0"/>
    <w:rsid w:val="00E93AF1"/>
    <w:rsid w:val="00E93BBF"/>
    <w:rsid w:val="00E94CB8"/>
    <w:rsid w:val="00E95087"/>
    <w:rsid w:val="00E95190"/>
    <w:rsid w:val="00E956E7"/>
    <w:rsid w:val="00E95AC2"/>
    <w:rsid w:val="00E97170"/>
    <w:rsid w:val="00E97DA0"/>
    <w:rsid w:val="00EA089D"/>
    <w:rsid w:val="00EA098A"/>
    <w:rsid w:val="00EA0BCC"/>
    <w:rsid w:val="00EA0C41"/>
    <w:rsid w:val="00EA15B2"/>
    <w:rsid w:val="00EA1B23"/>
    <w:rsid w:val="00EA1CAB"/>
    <w:rsid w:val="00EA2A73"/>
    <w:rsid w:val="00EA2A91"/>
    <w:rsid w:val="00EA2C67"/>
    <w:rsid w:val="00EA3D9E"/>
    <w:rsid w:val="00EA4091"/>
    <w:rsid w:val="00EA5120"/>
    <w:rsid w:val="00EA56F1"/>
    <w:rsid w:val="00EB0201"/>
    <w:rsid w:val="00EB0616"/>
    <w:rsid w:val="00EB0D7D"/>
    <w:rsid w:val="00EB1919"/>
    <w:rsid w:val="00EB2782"/>
    <w:rsid w:val="00EB44AC"/>
    <w:rsid w:val="00EB45D5"/>
    <w:rsid w:val="00EB5A45"/>
    <w:rsid w:val="00EB6818"/>
    <w:rsid w:val="00EB72B4"/>
    <w:rsid w:val="00EB73D5"/>
    <w:rsid w:val="00EB7F45"/>
    <w:rsid w:val="00EC2D28"/>
    <w:rsid w:val="00EC469A"/>
    <w:rsid w:val="00EC4ABB"/>
    <w:rsid w:val="00EC6AAD"/>
    <w:rsid w:val="00EC7258"/>
    <w:rsid w:val="00EC766F"/>
    <w:rsid w:val="00EC7DE3"/>
    <w:rsid w:val="00ED1111"/>
    <w:rsid w:val="00ED11CC"/>
    <w:rsid w:val="00ED219A"/>
    <w:rsid w:val="00ED21AB"/>
    <w:rsid w:val="00ED22A6"/>
    <w:rsid w:val="00ED27C0"/>
    <w:rsid w:val="00ED3D90"/>
    <w:rsid w:val="00ED3FA6"/>
    <w:rsid w:val="00ED3FD4"/>
    <w:rsid w:val="00ED452C"/>
    <w:rsid w:val="00ED52BD"/>
    <w:rsid w:val="00ED55CC"/>
    <w:rsid w:val="00ED58CE"/>
    <w:rsid w:val="00ED5F12"/>
    <w:rsid w:val="00ED6AAD"/>
    <w:rsid w:val="00EE0456"/>
    <w:rsid w:val="00EE04D5"/>
    <w:rsid w:val="00EE2095"/>
    <w:rsid w:val="00EE2FD0"/>
    <w:rsid w:val="00EE3361"/>
    <w:rsid w:val="00EE33CD"/>
    <w:rsid w:val="00EE3CD7"/>
    <w:rsid w:val="00EE45FF"/>
    <w:rsid w:val="00EE5509"/>
    <w:rsid w:val="00EE5926"/>
    <w:rsid w:val="00EE695B"/>
    <w:rsid w:val="00EF0642"/>
    <w:rsid w:val="00EF1CA3"/>
    <w:rsid w:val="00EF42D0"/>
    <w:rsid w:val="00EF5073"/>
    <w:rsid w:val="00EF6121"/>
    <w:rsid w:val="00EF626E"/>
    <w:rsid w:val="00EF7945"/>
    <w:rsid w:val="00F00047"/>
    <w:rsid w:val="00F01070"/>
    <w:rsid w:val="00F01A3D"/>
    <w:rsid w:val="00F0283E"/>
    <w:rsid w:val="00F028C5"/>
    <w:rsid w:val="00F0497C"/>
    <w:rsid w:val="00F055AD"/>
    <w:rsid w:val="00F065BD"/>
    <w:rsid w:val="00F07443"/>
    <w:rsid w:val="00F074BF"/>
    <w:rsid w:val="00F1015C"/>
    <w:rsid w:val="00F11953"/>
    <w:rsid w:val="00F11BD9"/>
    <w:rsid w:val="00F11BF5"/>
    <w:rsid w:val="00F11DBE"/>
    <w:rsid w:val="00F12F32"/>
    <w:rsid w:val="00F147BD"/>
    <w:rsid w:val="00F15E75"/>
    <w:rsid w:val="00F1699C"/>
    <w:rsid w:val="00F17040"/>
    <w:rsid w:val="00F174D4"/>
    <w:rsid w:val="00F176DC"/>
    <w:rsid w:val="00F179B4"/>
    <w:rsid w:val="00F17E9D"/>
    <w:rsid w:val="00F20B02"/>
    <w:rsid w:val="00F21E30"/>
    <w:rsid w:val="00F21F95"/>
    <w:rsid w:val="00F2224E"/>
    <w:rsid w:val="00F22FCC"/>
    <w:rsid w:val="00F2395B"/>
    <w:rsid w:val="00F246A9"/>
    <w:rsid w:val="00F247D7"/>
    <w:rsid w:val="00F24C3C"/>
    <w:rsid w:val="00F26D03"/>
    <w:rsid w:val="00F27985"/>
    <w:rsid w:val="00F279CA"/>
    <w:rsid w:val="00F27F37"/>
    <w:rsid w:val="00F326DF"/>
    <w:rsid w:val="00F330E6"/>
    <w:rsid w:val="00F33205"/>
    <w:rsid w:val="00F34735"/>
    <w:rsid w:val="00F34A01"/>
    <w:rsid w:val="00F35BC7"/>
    <w:rsid w:val="00F35D73"/>
    <w:rsid w:val="00F35DDF"/>
    <w:rsid w:val="00F36831"/>
    <w:rsid w:val="00F36ACD"/>
    <w:rsid w:val="00F36F7B"/>
    <w:rsid w:val="00F37D2A"/>
    <w:rsid w:val="00F401D7"/>
    <w:rsid w:val="00F414AC"/>
    <w:rsid w:val="00F41578"/>
    <w:rsid w:val="00F41713"/>
    <w:rsid w:val="00F418DC"/>
    <w:rsid w:val="00F4205A"/>
    <w:rsid w:val="00F435A3"/>
    <w:rsid w:val="00F44955"/>
    <w:rsid w:val="00F44C63"/>
    <w:rsid w:val="00F45762"/>
    <w:rsid w:val="00F464E0"/>
    <w:rsid w:val="00F46BF1"/>
    <w:rsid w:val="00F46D75"/>
    <w:rsid w:val="00F46E91"/>
    <w:rsid w:val="00F47085"/>
    <w:rsid w:val="00F47C45"/>
    <w:rsid w:val="00F510FD"/>
    <w:rsid w:val="00F513E3"/>
    <w:rsid w:val="00F5191A"/>
    <w:rsid w:val="00F51931"/>
    <w:rsid w:val="00F53014"/>
    <w:rsid w:val="00F53CE8"/>
    <w:rsid w:val="00F55E0A"/>
    <w:rsid w:val="00F56177"/>
    <w:rsid w:val="00F562B0"/>
    <w:rsid w:val="00F567A4"/>
    <w:rsid w:val="00F56D80"/>
    <w:rsid w:val="00F60F9D"/>
    <w:rsid w:val="00F61B9D"/>
    <w:rsid w:val="00F61FC9"/>
    <w:rsid w:val="00F62B1C"/>
    <w:rsid w:val="00F6318C"/>
    <w:rsid w:val="00F639AC"/>
    <w:rsid w:val="00F6513F"/>
    <w:rsid w:val="00F65CAA"/>
    <w:rsid w:val="00F665CB"/>
    <w:rsid w:val="00F66EB3"/>
    <w:rsid w:val="00F66FB3"/>
    <w:rsid w:val="00F70B0A"/>
    <w:rsid w:val="00F70B55"/>
    <w:rsid w:val="00F73182"/>
    <w:rsid w:val="00F74C0A"/>
    <w:rsid w:val="00F75509"/>
    <w:rsid w:val="00F76434"/>
    <w:rsid w:val="00F81E00"/>
    <w:rsid w:val="00F82584"/>
    <w:rsid w:val="00F848F7"/>
    <w:rsid w:val="00F86312"/>
    <w:rsid w:val="00F8651B"/>
    <w:rsid w:val="00F878E7"/>
    <w:rsid w:val="00F902EF"/>
    <w:rsid w:val="00F909E9"/>
    <w:rsid w:val="00F940A3"/>
    <w:rsid w:val="00F94679"/>
    <w:rsid w:val="00F94EBC"/>
    <w:rsid w:val="00F952C8"/>
    <w:rsid w:val="00F958BF"/>
    <w:rsid w:val="00F96238"/>
    <w:rsid w:val="00F9646F"/>
    <w:rsid w:val="00F96A40"/>
    <w:rsid w:val="00F97122"/>
    <w:rsid w:val="00F974C6"/>
    <w:rsid w:val="00FA0782"/>
    <w:rsid w:val="00FA1018"/>
    <w:rsid w:val="00FA10BD"/>
    <w:rsid w:val="00FA3570"/>
    <w:rsid w:val="00FA4289"/>
    <w:rsid w:val="00FA5C18"/>
    <w:rsid w:val="00FA64BB"/>
    <w:rsid w:val="00FA6618"/>
    <w:rsid w:val="00FA6B2F"/>
    <w:rsid w:val="00FB108B"/>
    <w:rsid w:val="00FB1E18"/>
    <w:rsid w:val="00FB3845"/>
    <w:rsid w:val="00FB4923"/>
    <w:rsid w:val="00FB5178"/>
    <w:rsid w:val="00FB6CA1"/>
    <w:rsid w:val="00FB6FF8"/>
    <w:rsid w:val="00FB71C4"/>
    <w:rsid w:val="00FC0C82"/>
    <w:rsid w:val="00FC1469"/>
    <w:rsid w:val="00FC17D8"/>
    <w:rsid w:val="00FC1EDC"/>
    <w:rsid w:val="00FC2A7A"/>
    <w:rsid w:val="00FC2B14"/>
    <w:rsid w:val="00FC2D6B"/>
    <w:rsid w:val="00FC33A3"/>
    <w:rsid w:val="00FC37A8"/>
    <w:rsid w:val="00FC3B62"/>
    <w:rsid w:val="00FC3F32"/>
    <w:rsid w:val="00FC45EF"/>
    <w:rsid w:val="00FC55BF"/>
    <w:rsid w:val="00FC57BC"/>
    <w:rsid w:val="00FC5D51"/>
    <w:rsid w:val="00FC5DB3"/>
    <w:rsid w:val="00FC6FE6"/>
    <w:rsid w:val="00FC74C2"/>
    <w:rsid w:val="00FD01B2"/>
    <w:rsid w:val="00FD0734"/>
    <w:rsid w:val="00FD0D7C"/>
    <w:rsid w:val="00FD1091"/>
    <w:rsid w:val="00FD1BAF"/>
    <w:rsid w:val="00FD2590"/>
    <w:rsid w:val="00FD276D"/>
    <w:rsid w:val="00FD3883"/>
    <w:rsid w:val="00FD4F15"/>
    <w:rsid w:val="00FD7360"/>
    <w:rsid w:val="00FD75B2"/>
    <w:rsid w:val="00FD77B3"/>
    <w:rsid w:val="00FD7BD8"/>
    <w:rsid w:val="00FE084D"/>
    <w:rsid w:val="00FE0A0B"/>
    <w:rsid w:val="00FE224F"/>
    <w:rsid w:val="00FE23C4"/>
    <w:rsid w:val="00FE3160"/>
    <w:rsid w:val="00FE3BA4"/>
    <w:rsid w:val="00FE4A9D"/>
    <w:rsid w:val="00FE59B9"/>
    <w:rsid w:val="00FE78D1"/>
    <w:rsid w:val="00FF011E"/>
    <w:rsid w:val="00FF06AE"/>
    <w:rsid w:val="00FF1858"/>
    <w:rsid w:val="00FF1A34"/>
    <w:rsid w:val="00FF2494"/>
    <w:rsid w:val="00FF2708"/>
    <w:rsid w:val="00FF336B"/>
    <w:rsid w:val="00FF3B57"/>
    <w:rsid w:val="00FF3E7C"/>
    <w:rsid w:val="00FF4F23"/>
    <w:rsid w:val="00FF6E7D"/>
    <w:rsid w:val="00FF71C3"/>
    <w:rsid w:val="00FF72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5EEC4"/>
  <w15:docId w15:val="{BC5DD950-EEED-485A-973C-58709AE4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semiHidden/>
    <w:rsid w:val="003E5A4B"/>
    <w:pPr>
      <w:spacing w:before="120"/>
      <w:ind w:left="907"/>
    </w:pPr>
    <w:rPr>
      <w:rFonts w:ascii="Century Schoolbook" w:hAnsi="Century Schoolbook"/>
      <w:szCs w:val="24"/>
      <w:lang w:bidi="he-IL"/>
    </w:rPr>
  </w:style>
  <w:style w:type="paragraph" w:styleId="Heading1">
    <w:name w:val="heading 1"/>
    <w:next w:val="BodyText"/>
    <w:qFormat/>
    <w:rsid w:val="009E6400"/>
    <w:pPr>
      <w:keepNext/>
      <w:keepLines/>
      <w:pageBreakBefore/>
      <w:numPr>
        <w:numId w:val="7"/>
      </w:numPr>
      <w:tabs>
        <w:tab w:val="clear" w:pos="907"/>
        <w:tab w:val="num" w:pos="1134"/>
      </w:tabs>
      <w:ind w:left="1134" w:hanging="1134"/>
      <w:outlineLvl w:val="0"/>
    </w:pPr>
    <w:rPr>
      <w:rFonts w:ascii="Verdana" w:hAnsi="Verdana" w:cs="Arial"/>
      <w:b/>
      <w:bCs/>
      <w:kern w:val="18"/>
      <w:sz w:val="48"/>
      <w:szCs w:val="48"/>
      <w:lang w:bidi="he-IL"/>
    </w:rPr>
  </w:style>
  <w:style w:type="paragraph" w:styleId="Heading2">
    <w:name w:val="heading 2"/>
    <w:basedOn w:val="Heading1"/>
    <w:next w:val="BodyText"/>
    <w:qFormat/>
    <w:rsid w:val="009E6400"/>
    <w:pPr>
      <w:pageBreakBefore w:val="0"/>
      <w:numPr>
        <w:ilvl w:val="1"/>
      </w:numPr>
      <w:tabs>
        <w:tab w:val="clear" w:pos="907"/>
      </w:tabs>
      <w:spacing w:before="360" w:after="120"/>
      <w:ind w:left="1134" w:hanging="1134"/>
      <w:outlineLvl w:val="1"/>
    </w:pPr>
    <w:rPr>
      <w:sz w:val="36"/>
      <w:szCs w:val="36"/>
    </w:rPr>
  </w:style>
  <w:style w:type="paragraph" w:styleId="Heading3">
    <w:name w:val="heading 3"/>
    <w:basedOn w:val="Heading2"/>
    <w:next w:val="BodyText"/>
    <w:qFormat/>
    <w:rsid w:val="009E6400"/>
    <w:pPr>
      <w:numPr>
        <w:ilvl w:val="2"/>
      </w:numPr>
      <w:tabs>
        <w:tab w:val="clear" w:pos="907"/>
      </w:tabs>
      <w:ind w:left="1134" w:hanging="1134"/>
      <w:outlineLvl w:val="2"/>
    </w:pPr>
    <w:rPr>
      <w:sz w:val="28"/>
      <w:szCs w:val="28"/>
    </w:rPr>
  </w:style>
  <w:style w:type="paragraph" w:styleId="Heading4">
    <w:name w:val="heading 4"/>
    <w:basedOn w:val="Heading3"/>
    <w:next w:val="BodyText"/>
    <w:qFormat/>
    <w:rsid w:val="001D69B1"/>
    <w:pPr>
      <w:numPr>
        <w:ilvl w:val="3"/>
      </w:numPr>
      <w:tabs>
        <w:tab w:val="clear" w:pos="907"/>
      </w:tabs>
      <w:spacing w:after="0"/>
      <w:ind w:left="1134" w:hanging="1134"/>
      <w:outlineLvl w:val="3"/>
    </w:pPr>
    <w:rPr>
      <w:kern w:val="0"/>
      <w:sz w:val="24"/>
      <w:szCs w:val="24"/>
    </w:rPr>
  </w:style>
  <w:style w:type="paragraph" w:styleId="Heading5">
    <w:name w:val="heading 5"/>
    <w:basedOn w:val="Heading4"/>
    <w:next w:val="BodyText"/>
    <w:rsid w:val="00960E64"/>
    <w:pPr>
      <w:numPr>
        <w:ilvl w:val="4"/>
      </w:numPr>
      <w:tabs>
        <w:tab w:val="clear" w:pos="907"/>
      </w:tabs>
      <w:ind w:left="1134" w:hanging="1134"/>
      <w:outlineLvl w:val="4"/>
    </w:pPr>
    <w:rPr>
      <w:szCs w:val="22"/>
    </w:rPr>
  </w:style>
  <w:style w:type="paragraph" w:styleId="Heading6">
    <w:name w:val="heading 6"/>
    <w:basedOn w:val="Heading5"/>
    <w:next w:val="BodyText"/>
    <w:rsid w:val="00266141"/>
    <w:pPr>
      <w:numPr>
        <w:ilvl w:val="5"/>
      </w:numPr>
      <w:outlineLvl w:val="5"/>
    </w:pPr>
  </w:style>
  <w:style w:type="paragraph" w:styleId="Heading7">
    <w:name w:val="heading 7"/>
    <w:basedOn w:val="Heading6"/>
    <w:next w:val="BodyText"/>
    <w:semiHidden/>
    <w:qFormat/>
    <w:rsid w:val="007A22B3"/>
    <w:pPr>
      <w:numPr>
        <w:ilvl w:val="6"/>
      </w:numPr>
      <w:outlineLvl w:val="6"/>
    </w:pPr>
  </w:style>
  <w:style w:type="paragraph" w:styleId="Heading8">
    <w:name w:val="heading 8"/>
    <w:basedOn w:val="BodyText"/>
    <w:next w:val="BodyText"/>
    <w:semiHidden/>
    <w:qFormat/>
    <w:rsid w:val="007A22B3"/>
    <w:pPr>
      <w:keepNext/>
      <w:numPr>
        <w:ilvl w:val="7"/>
        <w:numId w:val="7"/>
      </w:numPr>
      <w:tabs>
        <w:tab w:val="clear" w:pos="1247"/>
        <w:tab w:val="left" w:pos="1418"/>
        <w:tab w:val="left" w:pos="1985"/>
        <w:tab w:val="left" w:pos="2552"/>
        <w:tab w:val="left" w:pos="3119"/>
        <w:tab w:val="left" w:pos="3686"/>
      </w:tabs>
      <w:spacing w:before="180"/>
      <w:ind w:right="720"/>
      <w:outlineLvl w:val="7"/>
    </w:pPr>
    <w:rPr>
      <w:rFonts w:cs="Arial"/>
      <w:b/>
      <w:bCs/>
      <w:color w:val="008CD6"/>
      <w:szCs w:val="22"/>
    </w:rPr>
  </w:style>
  <w:style w:type="paragraph" w:styleId="Heading9">
    <w:name w:val="heading 9"/>
    <w:basedOn w:val="Heading8"/>
    <w:next w:val="BodyText"/>
    <w:semiHidden/>
    <w:qFormat/>
    <w:rsid w:val="007A22B3"/>
    <w:pPr>
      <w:numPr>
        <w:ilvl w:val="8"/>
      </w:numPr>
      <w:spacing w:after="9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3D4CC4"/>
    <w:pPr>
      <w:keepLines/>
      <w:tabs>
        <w:tab w:val="left" w:pos="1134"/>
        <w:tab w:val="left" w:pos="1247"/>
        <w:tab w:val="left" w:pos="1588"/>
        <w:tab w:val="left" w:pos="1928"/>
        <w:tab w:val="left" w:pos="2268"/>
        <w:tab w:val="left" w:pos="3402"/>
      </w:tabs>
      <w:spacing w:before="120" w:after="120"/>
      <w:ind w:left="1134"/>
    </w:pPr>
    <w:rPr>
      <w:sz w:val="24"/>
      <w:szCs w:val="24"/>
      <w:lang w:bidi="he-IL"/>
    </w:rPr>
  </w:style>
  <w:style w:type="paragraph" w:customStyle="1" w:styleId="Bullet1">
    <w:name w:val="Bullet 1"/>
    <w:basedOn w:val="BodyText"/>
    <w:link w:val="Bullet1Char"/>
    <w:qFormat/>
    <w:rsid w:val="00816257"/>
    <w:pPr>
      <w:numPr>
        <w:numId w:val="8"/>
      </w:numPr>
      <w:tabs>
        <w:tab w:val="clear" w:pos="1134"/>
        <w:tab w:val="clear" w:pos="1247"/>
        <w:tab w:val="clear" w:pos="1588"/>
        <w:tab w:val="clear" w:pos="1928"/>
        <w:tab w:val="clear" w:pos="2268"/>
        <w:tab w:val="clear" w:pos="3402"/>
      </w:tabs>
      <w:spacing w:before="60" w:after="60" w:line="260" w:lineRule="atLeast"/>
      <w:ind w:left="1701" w:hanging="425"/>
    </w:pPr>
  </w:style>
  <w:style w:type="paragraph" w:customStyle="1" w:styleId="Bullet2">
    <w:name w:val="Bullet 2"/>
    <w:basedOn w:val="BodyText"/>
    <w:qFormat/>
    <w:rsid w:val="00816257"/>
    <w:pPr>
      <w:numPr>
        <w:numId w:val="9"/>
      </w:numPr>
      <w:tabs>
        <w:tab w:val="clear" w:pos="1247"/>
        <w:tab w:val="clear" w:pos="1588"/>
        <w:tab w:val="clear" w:pos="1928"/>
        <w:tab w:val="clear" w:pos="2268"/>
        <w:tab w:val="clear" w:pos="3402"/>
      </w:tabs>
      <w:spacing w:before="60" w:after="60" w:line="260" w:lineRule="atLeast"/>
      <w:ind w:left="2127" w:hanging="426"/>
    </w:pPr>
  </w:style>
  <w:style w:type="paragraph" w:customStyle="1" w:styleId="Note">
    <w:name w:val="Note"/>
    <w:basedOn w:val="BodyText"/>
    <w:next w:val="BodyText"/>
    <w:rsid w:val="00FB4923"/>
    <w:pPr>
      <w:keepNext/>
      <w:shd w:val="clear" w:color="auto" w:fill="CECECE"/>
      <w:tabs>
        <w:tab w:val="clear" w:pos="1247"/>
        <w:tab w:val="clear" w:pos="1588"/>
        <w:tab w:val="clear" w:pos="1928"/>
        <w:tab w:val="clear" w:pos="2268"/>
        <w:tab w:val="clear" w:pos="3402"/>
      </w:tabs>
      <w:spacing w:after="60"/>
      <w:ind w:left="1587" w:hanging="680"/>
    </w:pPr>
  </w:style>
  <w:style w:type="character" w:styleId="Hyperlink">
    <w:name w:val="Hyperlink"/>
    <w:basedOn w:val="DefaultParagraphFont"/>
    <w:uiPriority w:val="99"/>
    <w:rsid w:val="00605A82"/>
    <w:rPr>
      <w:rFonts w:ascii="Verdana" w:hAnsi="Verdana"/>
      <w:color w:val="0000FF"/>
      <w:u w:val="single"/>
    </w:rPr>
  </w:style>
  <w:style w:type="paragraph" w:customStyle="1" w:styleId="PicLarge">
    <w:name w:val="PicLarge"/>
    <w:basedOn w:val="Pic"/>
    <w:rsid w:val="00FB4923"/>
  </w:style>
  <w:style w:type="paragraph" w:customStyle="1" w:styleId="Pic">
    <w:name w:val="Pic"/>
    <w:basedOn w:val="BodyText"/>
    <w:next w:val="BodyText"/>
    <w:qFormat/>
    <w:rsid w:val="007D71F9"/>
    <w:pPr>
      <w:keepNext/>
      <w:tabs>
        <w:tab w:val="clear" w:pos="1134"/>
        <w:tab w:val="clear" w:pos="1247"/>
      </w:tabs>
      <w:spacing w:before="180" w:after="240" w:line="320" w:lineRule="atLeast"/>
      <w:ind w:left="0"/>
      <w:jc w:val="center"/>
    </w:pPr>
    <w:rPr>
      <w:noProof/>
      <w:szCs w:val="22"/>
    </w:rPr>
  </w:style>
  <w:style w:type="paragraph" w:customStyle="1" w:styleId="Step">
    <w:name w:val="Step"/>
    <w:basedOn w:val="BodyText"/>
    <w:qFormat/>
    <w:rsid w:val="00FA5C18"/>
    <w:pPr>
      <w:numPr>
        <w:numId w:val="21"/>
      </w:numPr>
      <w:tabs>
        <w:tab w:val="clear" w:pos="1134"/>
        <w:tab w:val="clear" w:pos="1247"/>
        <w:tab w:val="clear" w:pos="1588"/>
        <w:tab w:val="clear" w:pos="1928"/>
        <w:tab w:val="clear" w:pos="2268"/>
        <w:tab w:val="clear" w:pos="3402"/>
      </w:tabs>
      <w:spacing w:line="260" w:lineRule="atLeast"/>
    </w:pPr>
  </w:style>
  <w:style w:type="paragraph" w:customStyle="1" w:styleId="SubStep">
    <w:name w:val="SubStep"/>
    <w:basedOn w:val="BodyText"/>
    <w:rsid w:val="00B6775F"/>
    <w:pPr>
      <w:numPr>
        <w:ilvl w:val="1"/>
        <w:numId w:val="21"/>
      </w:numPr>
      <w:tabs>
        <w:tab w:val="clear" w:pos="1247"/>
        <w:tab w:val="clear" w:pos="1588"/>
        <w:tab w:val="clear" w:pos="1928"/>
        <w:tab w:val="clear" w:pos="2268"/>
        <w:tab w:val="clear" w:pos="3402"/>
      </w:tabs>
    </w:pPr>
  </w:style>
  <w:style w:type="paragraph" w:customStyle="1" w:styleId="TabNormal">
    <w:name w:val="TabNormal"/>
    <w:basedOn w:val="BodyText"/>
    <w:qFormat/>
    <w:rsid w:val="00B92F6E"/>
    <w:pPr>
      <w:tabs>
        <w:tab w:val="left" w:pos="454"/>
        <w:tab w:val="left" w:pos="907"/>
        <w:tab w:val="left" w:pos="1814"/>
        <w:tab w:val="left" w:pos="2722"/>
      </w:tabs>
      <w:spacing w:before="60" w:after="60"/>
      <w:ind w:left="0"/>
    </w:pPr>
    <w:rPr>
      <w:rFonts w:asciiTheme="minorBidi" w:hAnsiTheme="minorBidi" w:cs="Arial"/>
      <w:sz w:val="20"/>
      <w:szCs w:val="18"/>
    </w:rPr>
  </w:style>
  <w:style w:type="paragraph" w:customStyle="1" w:styleId="TabTitle">
    <w:name w:val="TabTitle"/>
    <w:basedOn w:val="BodyText"/>
    <w:qFormat/>
    <w:rsid w:val="00B92F6E"/>
    <w:pPr>
      <w:keepNext/>
      <w:spacing w:before="60" w:after="60"/>
      <w:ind w:left="0"/>
      <w:jc w:val="center"/>
    </w:pPr>
    <w:rPr>
      <w:rFonts w:asciiTheme="minorBidi" w:hAnsiTheme="minorBidi" w:cs="Arial"/>
      <w:b/>
      <w:bCs/>
      <w:sz w:val="20"/>
      <w:szCs w:val="18"/>
    </w:rPr>
  </w:style>
  <w:style w:type="paragraph" w:customStyle="1" w:styleId="TabBul1">
    <w:name w:val="TabBul1"/>
    <w:basedOn w:val="Bullet1"/>
    <w:qFormat/>
    <w:rsid w:val="00FA5C18"/>
    <w:pPr>
      <w:numPr>
        <w:numId w:val="4"/>
      </w:numPr>
    </w:pPr>
    <w:rPr>
      <w:rFonts w:asciiTheme="minorBidi" w:hAnsiTheme="minorBidi"/>
      <w:sz w:val="20"/>
      <w:szCs w:val="18"/>
    </w:rPr>
  </w:style>
  <w:style w:type="paragraph" w:customStyle="1" w:styleId="TabBul2">
    <w:name w:val="TabBul2"/>
    <w:basedOn w:val="BodyText"/>
    <w:rsid w:val="008134C0"/>
    <w:pPr>
      <w:numPr>
        <w:ilvl w:val="1"/>
        <w:numId w:val="4"/>
      </w:numPr>
      <w:tabs>
        <w:tab w:val="clear" w:pos="1247"/>
        <w:tab w:val="clear" w:pos="1588"/>
        <w:tab w:val="clear" w:pos="1928"/>
        <w:tab w:val="clear" w:pos="2268"/>
        <w:tab w:val="clear" w:pos="3402"/>
      </w:tabs>
      <w:spacing w:before="60" w:after="60" w:line="260" w:lineRule="atLeast"/>
    </w:pPr>
    <w:rPr>
      <w:rFonts w:asciiTheme="minorBidi" w:hAnsiTheme="minorBidi" w:cs="Arial"/>
      <w:sz w:val="20"/>
      <w:szCs w:val="18"/>
    </w:rPr>
  </w:style>
  <w:style w:type="paragraph" w:customStyle="1" w:styleId="TabNote">
    <w:name w:val="TabNote"/>
    <w:basedOn w:val="Note"/>
    <w:next w:val="TabNormal"/>
    <w:rsid w:val="00FB4923"/>
    <w:pPr>
      <w:spacing w:after="120"/>
      <w:ind w:left="0" w:firstLine="0"/>
    </w:pPr>
    <w:rPr>
      <w:sz w:val="21"/>
    </w:rPr>
  </w:style>
  <w:style w:type="paragraph" w:customStyle="1" w:styleId="TabStep">
    <w:name w:val="TabStep"/>
    <w:basedOn w:val="Normal"/>
    <w:rsid w:val="00FA5C18"/>
    <w:pPr>
      <w:keepLines/>
      <w:numPr>
        <w:ilvl w:val="2"/>
        <w:numId w:val="21"/>
      </w:numPr>
      <w:spacing w:after="120"/>
    </w:pPr>
    <w:rPr>
      <w:rFonts w:asciiTheme="minorBidi" w:hAnsiTheme="minorBidi" w:cs="Arial"/>
      <w:szCs w:val="18"/>
    </w:rPr>
  </w:style>
  <w:style w:type="paragraph" w:customStyle="1" w:styleId="BodyText4">
    <w:name w:val="Body Text 4"/>
    <w:basedOn w:val="BodyText3"/>
    <w:semiHidden/>
    <w:rsid w:val="00FB4923"/>
    <w:pPr>
      <w:ind w:left="1928"/>
    </w:pPr>
  </w:style>
  <w:style w:type="paragraph" w:styleId="BodyText3">
    <w:name w:val="Body Text 3"/>
    <w:basedOn w:val="BodyText"/>
    <w:rsid w:val="00FB4923"/>
    <w:pPr>
      <w:tabs>
        <w:tab w:val="clear" w:pos="1247"/>
        <w:tab w:val="clear" w:pos="1588"/>
      </w:tabs>
      <w:ind w:left="1588"/>
    </w:pPr>
  </w:style>
  <w:style w:type="paragraph" w:styleId="Footer">
    <w:name w:val="footer"/>
    <w:basedOn w:val="Header"/>
    <w:link w:val="FooterChar"/>
    <w:uiPriority w:val="99"/>
    <w:rsid w:val="00CA437D"/>
    <w:pPr>
      <w:pBdr>
        <w:top w:val="single" w:sz="6" w:space="3" w:color="808080"/>
        <w:bottom w:val="none" w:sz="0" w:space="0" w:color="auto"/>
      </w:pBdr>
      <w:tabs>
        <w:tab w:val="center" w:pos="4309"/>
      </w:tabs>
    </w:pPr>
    <w:rPr>
      <w:color w:val="auto"/>
    </w:rPr>
  </w:style>
  <w:style w:type="paragraph" w:styleId="Header">
    <w:name w:val="header"/>
    <w:link w:val="HeaderChar"/>
    <w:rsid w:val="002F7DED"/>
    <w:pPr>
      <w:pBdr>
        <w:bottom w:val="single" w:sz="6" w:space="3" w:color="808080"/>
      </w:pBdr>
      <w:tabs>
        <w:tab w:val="right" w:pos="8618"/>
      </w:tabs>
    </w:pPr>
    <w:rPr>
      <w:rFonts w:ascii="Verdana" w:hAnsi="Verdana"/>
      <w:color w:val="000080"/>
      <w:sz w:val="18"/>
      <w:szCs w:val="18"/>
      <w:lang w:bidi="he-IL"/>
    </w:rPr>
  </w:style>
  <w:style w:type="character" w:customStyle="1" w:styleId="emph-bold">
    <w:name w:val="emph-bold"/>
    <w:basedOn w:val="DefaultParagraphFont"/>
    <w:rsid w:val="00780E9C"/>
    <w:rPr>
      <w:rFonts w:asciiTheme="minorHAnsi" w:hAnsiTheme="minorHAnsi"/>
      <w:b/>
      <w:bCs/>
      <w:color w:val="008CD6"/>
    </w:rPr>
  </w:style>
  <w:style w:type="character" w:customStyle="1" w:styleId="system-inp">
    <w:name w:val="system-inp"/>
    <w:basedOn w:val="DefaultParagraphFont"/>
    <w:rsid w:val="006254E7"/>
    <w:rPr>
      <w:rFonts w:ascii="Verdana" w:hAnsi="Verdana"/>
      <w:b/>
      <w:bCs/>
      <w:noProof/>
      <w:color w:val="3399CC"/>
      <w:szCs w:val="20"/>
    </w:rPr>
  </w:style>
  <w:style w:type="character" w:customStyle="1" w:styleId="system-outp">
    <w:name w:val="system-outp"/>
    <w:basedOn w:val="DefaultParagraphFont"/>
    <w:rsid w:val="00780E9C"/>
    <w:rPr>
      <w:rFonts w:ascii="Lucida Console" w:hAnsi="Lucida Console"/>
      <w:noProof/>
      <w:szCs w:val="20"/>
    </w:rPr>
  </w:style>
  <w:style w:type="paragraph" w:styleId="TOC1">
    <w:name w:val="toc 1"/>
    <w:uiPriority w:val="39"/>
    <w:rsid w:val="009C61FF"/>
    <w:pPr>
      <w:tabs>
        <w:tab w:val="left" w:pos="400"/>
        <w:tab w:val="right" w:leader="dot" w:pos="8604"/>
      </w:tabs>
      <w:spacing w:before="240" w:after="120"/>
    </w:pPr>
    <w:rPr>
      <w:rFonts w:ascii="Verdana" w:hAnsi="Verdana" w:cs="Arial"/>
      <w:b/>
      <w:bCs/>
      <w:caps/>
      <w:noProof/>
      <w:sz w:val="18"/>
      <w:szCs w:val="18"/>
      <w:lang w:bidi="he-IL"/>
    </w:rPr>
  </w:style>
  <w:style w:type="paragraph" w:styleId="TOC2">
    <w:name w:val="toc 2"/>
    <w:basedOn w:val="TOC1"/>
    <w:uiPriority w:val="39"/>
    <w:rsid w:val="00E24F81"/>
    <w:pPr>
      <w:tabs>
        <w:tab w:val="clear" w:pos="400"/>
        <w:tab w:val="left" w:pos="1134"/>
      </w:tabs>
      <w:spacing w:before="120" w:after="0"/>
      <w:ind w:left="426"/>
    </w:pPr>
    <w:rPr>
      <w:b w:val="0"/>
      <w:bCs w:val="0"/>
      <w:caps w:val="0"/>
    </w:rPr>
  </w:style>
  <w:style w:type="paragraph" w:styleId="TOC3">
    <w:name w:val="toc 3"/>
    <w:basedOn w:val="TOC2"/>
    <w:uiPriority w:val="39"/>
    <w:rsid w:val="00E24F81"/>
    <w:pPr>
      <w:tabs>
        <w:tab w:val="clear" w:pos="1134"/>
        <w:tab w:val="left" w:pos="1418"/>
      </w:tabs>
      <w:spacing w:before="0"/>
      <w:ind w:left="851"/>
    </w:pPr>
    <w:rPr>
      <w:i/>
    </w:rPr>
  </w:style>
  <w:style w:type="paragraph" w:styleId="TOAHeading">
    <w:name w:val="toa heading"/>
    <w:basedOn w:val="BodyText"/>
    <w:next w:val="BodyText"/>
    <w:rsid w:val="00FC2A7A"/>
    <w:pPr>
      <w:keepNext/>
      <w:pageBreakBefore/>
      <w:autoSpaceDE w:val="0"/>
      <w:autoSpaceDN w:val="0"/>
      <w:adjustRightInd w:val="0"/>
      <w:ind w:left="0"/>
    </w:pPr>
    <w:rPr>
      <w:rFonts w:ascii="Verdana" w:hAnsi="Verdana" w:cs="Arial"/>
      <w:b/>
      <w:bCs/>
      <w:color w:val="072C62" w:themeColor="accent1"/>
      <w:sz w:val="28"/>
      <w:szCs w:val="28"/>
    </w:rPr>
  </w:style>
  <w:style w:type="paragraph" w:styleId="TOC4">
    <w:name w:val="toc 4"/>
    <w:basedOn w:val="TOC3"/>
    <w:next w:val="BodyText"/>
    <w:uiPriority w:val="39"/>
    <w:rsid w:val="00411417"/>
    <w:pPr>
      <w:ind w:left="1418"/>
    </w:pPr>
    <w:rPr>
      <w:i w:val="0"/>
      <w:szCs w:val="20"/>
    </w:rPr>
  </w:style>
  <w:style w:type="paragraph" w:styleId="TOC5">
    <w:name w:val="toc 5"/>
    <w:basedOn w:val="BodyText"/>
    <w:next w:val="BodyText"/>
    <w:semiHidden/>
    <w:rsid w:val="00FB4923"/>
    <w:pPr>
      <w:tabs>
        <w:tab w:val="clear" w:pos="1134"/>
        <w:tab w:val="clear" w:pos="1247"/>
        <w:tab w:val="clear" w:pos="1588"/>
        <w:tab w:val="clear" w:pos="1928"/>
        <w:tab w:val="clear" w:pos="2268"/>
        <w:tab w:val="clear" w:pos="3402"/>
      </w:tabs>
      <w:spacing w:before="0" w:after="0"/>
      <w:ind w:left="800"/>
    </w:pPr>
    <w:rPr>
      <w:rFonts w:asciiTheme="minorHAnsi" w:hAnsiTheme="minorHAnsi"/>
      <w:sz w:val="20"/>
      <w:szCs w:val="20"/>
    </w:rPr>
  </w:style>
  <w:style w:type="paragraph" w:customStyle="1" w:styleId="Bullet1Indent">
    <w:name w:val="Bullet 1 Indent"/>
    <w:basedOn w:val="Bullet1"/>
    <w:rsid w:val="0039382F"/>
    <w:pPr>
      <w:numPr>
        <w:ilvl w:val="2"/>
      </w:numPr>
      <w:ind w:left="2127" w:hanging="426"/>
    </w:pPr>
  </w:style>
  <w:style w:type="paragraph" w:customStyle="1" w:styleId="Bullet2Indent">
    <w:name w:val="Bullet 2 Indent"/>
    <w:basedOn w:val="Bullet2"/>
    <w:rsid w:val="0039382F"/>
    <w:pPr>
      <w:numPr>
        <w:ilvl w:val="3"/>
      </w:numPr>
      <w:ind w:left="2552" w:hanging="425"/>
    </w:pPr>
  </w:style>
  <w:style w:type="paragraph" w:styleId="BodyText2">
    <w:name w:val="Body Text 2"/>
    <w:basedOn w:val="BodyText"/>
    <w:rsid w:val="00FB4923"/>
    <w:pPr>
      <w:tabs>
        <w:tab w:val="clear" w:pos="1247"/>
      </w:tabs>
      <w:ind w:left="1247"/>
    </w:pPr>
  </w:style>
  <w:style w:type="paragraph" w:styleId="Caption">
    <w:name w:val="caption"/>
    <w:aliases w:val=" Char,Char,Table Caption,fig and tbl"/>
    <w:next w:val="BodyText"/>
    <w:link w:val="CaptionChar"/>
    <w:qFormat/>
    <w:rsid w:val="00201957"/>
    <w:pPr>
      <w:keepLines/>
      <w:tabs>
        <w:tab w:val="left" w:pos="1247"/>
        <w:tab w:val="left" w:pos="1588"/>
        <w:tab w:val="left" w:pos="1928"/>
        <w:tab w:val="left" w:pos="2268"/>
        <w:tab w:val="left" w:pos="3402"/>
      </w:tabs>
      <w:spacing w:before="180" w:after="120"/>
      <w:ind w:left="1134" w:right="907"/>
      <w:jc w:val="center"/>
    </w:pPr>
    <w:rPr>
      <w:rFonts w:asciiTheme="minorBidi" w:hAnsiTheme="minorBidi" w:cstheme="minorBidi"/>
      <w:b/>
      <w:i/>
      <w:sz w:val="22"/>
      <w:szCs w:val="22"/>
      <w:lang w:bidi="he-IL"/>
    </w:rPr>
  </w:style>
  <w:style w:type="paragraph" w:styleId="Index1">
    <w:name w:val="index 1"/>
    <w:basedOn w:val="BodyText"/>
    <w:next w:val="BodyText"/>
    <w:semiHidden/>
    <w:rsid w:val="00FB4923"/>
    <w:pPr>
      <w:ind w:left="200" w:hanging="200"/>
    </w:pPr>
  </w:style>
  <w:style w:type="paragraph" w:styleId="Index2">
    <w:name w:val="index 2"/>
    <w:basedOn w:val="BodyText"/>
    <w:next w:val="BodyText"/>
    <w:semiHidden/>
    <w:rsid w:val="00FB4923"/>
    <w:pPr>
      <w:ind w:left="400" w:hanging="200"/>
    </w:pPr>
  </w:style>
  <w:style w:type="paragraph" w:styleId="Index3">
    <w:name w:val="index 3"/>
    <w:basedOn w:val="BodyText"/>
    <w:next w:val="BodyText"/>
    <w:semiHidden/>
    <w:rsid w:val="00FB4923"/>
    <w:pPr>
      <w:ind w:left="600" w:hanging="200"/>
    </w:pPr>
  </w:style>
  <w:style w:type="paragraph" w:styleId="IndexHeading">
    <w:name w:val="index heading"/>
    <w:basedOn w:val="BodyText"/>
    <w:next w:val="Index1"/>
    <w:semiHidden/>
    <w:rsid w:val="00FB4923"/>
    <w:rPr>
      <w:rFonts w:cs="Arial"/>
      <w:b/>
      <w:bCs/>
    </w:rPr>
  </w:style>
  <w:style w:type="paragraph" w:styleId="ListContinue">
    <w:name w:val="List Continue"/>
    <w:basedOn w:val="BodyText"/>
    <w:rsid w:val="007A22B3"/>
    <w:pPr>
      <w:spacing w:before="60" w:after="60" w:line="260" w:lineRule="atLeast"/>
      <w:ind w:left="1247"/>
    </w:pPr>
  </w:style>
  <w:style w:type="paragraph" w:styleId="TableofAuthorities">
    <w:name w:val="table of authorities"/>
    <w:basedOn w:val="BodyText"/>
    <w:next w:val="BodyText"/>
    <w:semiHidden/>
    <w:rsid w:val="00FB4923"/>
    <w:pPr>
      <w:ind w:left="200" w:hanging="200"/>
    </w:pPr>
  </w:style>
  <w:style w:type="paragraph" w:styleId="TableofFigures">
    <w:name w:val="table of figures"/>
    <w:basedOn w:val="BodyText"/>
    <w:next w:val="BodyText"/>
    <w:uiPriority w:val="99"/>
    <w:rsid w:val="00605A82"/>
    <w:pPr>
      <w:tabs>
        <w:tab w:val="clear" w:pos="1134"/>
        <w:tab w:val="clear" w:pos="1247"/>
        <w:tab w:val="clear" w:pos="1588"/>
        <w:tab w:val="clear" w:pos="1928"/>
        <w:tab w:val="clear" w:pos="2268"/>
        <w:tab w:val="clear" w:pos="3402"/>
        <w:tab w:val="right" w:leader="dot" w:pos="8604"/>
      </w:tabs>
      <w:spacing w:before="60" w:after="0"/>
      <w:ind w:left="403" w:hanging="403"/>
    </w:pPr>
    <w:rPr>
      <w:rFonts w:ascii="Verdana" w:hAnsi="Verdana"/>
      <w:bCs/>
      <w:noProof/>
      <w:sz w:val="18"/>
      <w:szCs w:val="20"/>
    </w:rPr>
  </w:style>
  <w:style w:type="paragraph" w:styleId="ListContinue2">
    <w:name w:val="List Continue 2"/>
    <w:basedOn w:val="BodyText"/>
    <w:rsid w:val="00FB4923"/>
    <w:pPr>
      <w:spacing w:before="60" w:after="60" w:line="260" w:lineRule="atLeast"/>
      <w:ind w:left="1588"/>
    </w:pPr>
  </w:style>
  <w:style w:type="paragraph" w:styleId="TOC6">
    <w:name w:val="toc 6"/>
    <w:basedOn w:val="BodyText"/>
    <w:next w:val="BodyText"/>
    <w:semiHidden/>
    <w:rsid w:val="00FB4923"/>
    <w:pPr>
      <w:tabs>
        <w:tab w:val="clear" w:pos="1134"/>
        <w:tab w:val="clear" w:pos="1247"/>
        <w:tab w:val="clear" w:pos="1588"/>
        <w:tab w:val="clear" w:pos="1928"/>
        <w:tab w:val="clear" w:pos="2268"/>
        <w:tab w:val="clear" w:pos="3402"/>
      </w:tabs>
      <w:spacing w:before="0" w:after="0"/>
      <w:ind w:left="1000"/>
    </w:pPr>
    <w:rPr>
      <w:rFonts w:asciiTheme="minorHAnsi" w:hAnsiTheme="minorHAnsi"/>
      <w:sz w:val="20"/>
      <w:szCs w:val="20"/>
    </w:rPr>
  </w:style>
  <w:style w:type="paragraph" w:styleId="TOC7">
    <w:name w:val="toc 7"/>
    <w:basedOn w:val="BodyText"/>
    <w:next w:val="BodyText"/>
    <w:semiHidden/>
    <w:rsid w:val="00FB4923"/>
    <w:pPr>
      <w:tabs>
        <w:tab w:val="clear" w:pos="1134"/>
        <w:tab w:val="clear" w:pos="1247"/>
        <w:tab w:val="clear" w:pos="1588"/>
        <w:tab w:val="clear" w:pos="1928"/>
        <w:tab w:val="clear" w:pos="2268"/>
        <w:tab w:val="clear" w:pos="3402"/>
      </w:tabs>
      <w:spacing w:before="0" w:after="0"/>
      <w:ind w:left="1200"/>
    </w:pPr>
    <w:rPr>
      <w:rFonts w:asciiTheme="minorHAnsi" w:hAnsiTheme="minorHAnsi"/>
      <w:sz w:val="20"/>
      <w:szCs w:val="20"/>
    </w:rPr>
  </w:style>
  <w:style w:type="paragraph" w:styleId="TOC8">
    <w:name w:val="toc 8"/>
    <w:basedOn w:val="BodyText"/>
    <w:next w:val="BodyText"/>
    <w:semiHidden/>
    <w:rsid w:val="00FB4923"/>
    <w:pPr>
      <w:tabs>
        <w:tab w:val="clear" w:pos="1134"/>
        <w:tab w:val="clear" w:pos="1247"/>
        <w:tab w:val="clear" w:pos="1588"/>
        <w:tab w:val="clear" w:pos="1928"/>
        <w:tab w:val="clear" w:pos="2268"/>
        <w:tab w:val="clear" w:pos="3402"/>
      </w:tabs>
      <w:spacing w:before="0" w:after="0"/>
      <w:ind w:left="1400"/>
    </w:pPr>
    <w:rPr>
      <w:rFonts w:asciiTheme="minorHAnsi" w:hAnsiTheme="minorHAnsi"/>
      <w:sz w:val="20"/>
      <w:szCs w:val="20"/>
    </w:rPr>
  </w:style>
  <w:style w:type="paragraph" w:styleId="TOC9">
    <w:name w:val="toc 9"/>
    <w:basedOn w:val="BodyText"/>
    <w:next w:val="BodyText"/>
    <w:semiHidden/>
    <w:rsid w:val="00FB4923"/>
    <w:pPr>
      <w:tabs>
        <w:tab w:val="clear" w:pos="1134"/>
        <w:tab w:val="clear" w:pos="1247"/>
        <w:tab w:val="clear" w:pos="1588"/>
        <w:tab w:val="clear" w:pos="1928"/>
        <w:tab w:val="clear" w:pos="2268"/>
        <w:tab w:val="clear" w:pos="3402"/>
      </w:tabs>
      <w:spacing w:before="0" w:after="0"/>
      <w:ind w:left="1600"/>
    </w:pPr>
    <w:rPr>
      <w:rFonts w:asciiTheme="minorHAnsi" w:hAnsiTheme="minorHAnsi"/>
      <w:sz w:val="20"/>
      <w:szCs w:val="20"/>
    </w:rPr>
  </w:style>
  <w:style w:type="paragraph" w:styleId="HTMLAddress">
    <w:name w:val="HTML Address"/>
    <w:basedOn w:val="Normal"/>
    <w:semiHidden/>
    <w:rsid w:val="00FB4923"/>
    <w:rPr>
      <w:i/>
      <w:iCs/>
    </w:rPr>
  </w:style>
  <w:style w:type="paragraph" w:styleId="Index4">
    <w:name w:val="index 4"/>
    <w:basedOn w:val="Normal"/>
    <w:next w:val="Normal"/>
    <w:semiHidden/>
    <w:rsid w:val="00FB4923"/>
    <w:pPr>
      <w:ind w:left="800" w:hanging="200"/>
    </w:pPr>
  </w:style>
  <w:style w:type="character" w:customStyle="1" w:styleId="Example">
    <w:name w:val="Example"/>
    <w:basedOn w:val="DefaultParagraphFont"/>
    <w:rsid w:val="00FB4923"/>
    <w:rPr>
      <w:color w:val="E53779"/>
    </w:rPr>
  </w:style>
  <w:style w:type="numbering" w:styleId="111111">
    <w:name w:val="Outline List 2"/>
    <w:basedOn w:val="NoList"/>
    <w:semiHidden/>
    <w:rsid w:val="00FB4923"/>
    <w:pPr>
      <w:numPr>
        <w:numId w:val="2"/>
      </w:numPr>
    </w:pPr>
  </w:style>
  <w:style w:type="numbering" w:styleId="1ai">
    <w:name w:val="Outline List 1"/>
    <w:basedOn w:val="NoList"/>
    <w:rsid w:val="00FB4923"/>
    <w:pPr>
      <w:numPr>
        <w:numId w:val="1"/>
      </w:numPr>
    </w:pPr>
  </w:style>
  <w:style w:type="numbering" w:styleId="ArticleSection">
    <w:name w:val="Outline List 3"/>
    <w:basedOn w:val="NoList"/>
    <w:semiHidden/>
    <w:rsid w:val="00FB4923"/>
    <w:pPr>
      <w:numPr>
        <w:numId w:val="3"/>
      </w:numPr>
    </w:pPr>
  </w:style>
  <w:style w:type="paragraph" w:styleId="BlockText">
    <w:name w:val="Block Text"/>
    <w:basedOn w:val="Normal"/>
    <w:semiHidden/>
    <w:rsid w:val="00FB4923"/>
    <w:pPr>
      <w:spacing w:after="120"/>
      <w:ind w:left="1440" w:right="1440"/>
    </w:pPr>
  </w:style>
  <w:style w:type="paragraph" w:styleId="BodyTextFirstIndent">
    <w:name w:val="Body Text First Indent"/>
    <w:basedOn w:val="BodyText"/>
    <w:semiHidden/>
    <w:rsid w:val="00FB4923"/>
    <w:pPr>
      <w:tabs>
        <w:tab w:val="clear" w:pos="1247"/>
        <w:tab w:val="clear" w:pos="1588"/>
        <w:tab w:val="clear" w:pos="1928"/>
        <w:tab w:val="clear" w:pos="2268"/>
        <w:tab w:val="clear" w:pos="3402"/>
      </w:tabs>
      <w:ind w:firstLine="210"/>
    </w:pPr>
  </w:style>
  <w:style w:type="paragraph" w:styleId="BodyTextIndent">
    <w:name w:val="Body Text Indent"/>
    <w:basedOn w:val="Normal"/>
    <w:semiHidden/>
    <w:rsid w:val="00FB4923"/>
    <w:pPr>
      <w:spacing w:after="120"/>
      <w:ind w:left="360"/>
    </w:pPr>
  </w:style>
  <w:style w:type="paragraph" w:styleId="BodyTextFirstIndent2">
    <w:name w:val="Body Text First Indent 2"/>
    <w:basedOn w:val="BodyTextIndent"/>
    <w:semiHidden/>
    <w:rsid w:val="00FB4923"/>
    <w:pPr>
      <w:ind w:firstLine="210"/>
    </w:pPr>
  </w:style>
  <w:style w:type="paragraph" w:styleId="BodyTextIndent2">
    <w:name w:val="Body Text Indent 2"/>
    <w:basedOn w:val="Normal"/>
    <w:semiHidden/>
    <w:rsid w:val="00FB4923"/>
    <w:pPr>
      <w:spacing w:after="120" w:line="480" w:lineRule="auto"/>
      <w:ind w:left="360"/>
    </w:pPr>
  </w:style>
  <w:style w:type="paragraph" w:styleId="BodyTextIndent3">
    <w:name w:val="Body Text Indent 3"/>
    <w:basedOn w:val="Normal"/>
    <w:semiHidden/>
    <w:rsid w:val="00FB4923"/>
    <w:pPr>
      <w:spacing w:after="120"/>
      <w:ind w:left="360"/>
    </w:pPr>
    <w:rPr>
      <w:sz w:val="16"/>
      <w:szCs w:val="16"/>
    </w:rPr>
  </w:style>
  <w:style w:type="paragraph" w:styleId="Date">
    <w:name w:val="Date"/>
    <w:basedOn w:val="Normal"/>
    <w:next w:val="Normal"/>
    <w:semiHidden/>
    <w:rsid w:val="00FB4923"/>
  </w:style>
  <w:style w:type="paragraph" w:styleId="E-mailSignature">
    <w:name w:val="E-mail Signature"/>
    <w:basedOn w:val="Normal"/>
    <w:semiHidden/>
    <w:rsid w:val="00FB4923"/>
  </w:style>
  <w:style w:type="paragraph" w:styleId="EnvelopeAddress">
    <w:name w:val="envelope address"/>
    <w:basedOn w:val="Normal"/>
    <w:semiHidden/>
    <w:rsid w:val="00FB4923"/>
    <w:pPr>
      <w:framePr w:w="7920" w:h="1980" w:hRule="exact" w:hSpace="180" w:wrap="auto" w:hAnchor="page" w:xAlign="center" w:yAlign="bottom"/>
      <w:ind w:left="2880"/>
    </w:pPr>
    <w:rPr>
      <w:rFonts w:cs="Arial"/>
      <w:sz w:val="24"/>
    </w:rPr>
  </w:style>
  <w:style w:type="paragraph" w:styleId="EnvelopeReturn">
    <w:name w:val="envelope return"/>
    <w:basedOn w:val="Normal"/>
    <w:semiHidden/>
    <w:rsid w:val="00FB4923"/>
    <w:rPr>
      <w:rFonts w:cs="Arial"/>
      <w:szCs w:val="20"/>
    </w:rPr>
  </w:style>
  <w:style w:type="character" w:styleId="FollowedHyperlink">
    <w:name w:val="FollowedHyperlink"/>
    <w:basedOn w:val="DefaultParagraphFont"/>
    <w:semiHidden/>
    <w:rsid w:val="00FB4923"/>
    <w:rPr>
      <w:color w:val="800080"/>
      <w:u w:val="single"/>
    </w:rPr>
  </w:style>
  <w:style w:type="character" w:styleId="HTMLAcronym">
    <w:name w:val="HTML Acronym"/>
    <w:basedOn w:val="DefaultParagraphFont"/>
    <w:semiHidden/>
    <w:rsid w:val="00FB4923"/>
  </w:style>
  <w:style w:type="character" w:styleId="HTMLCite">
    <w:name w:val="HTML Cite"/>
    <w:basedOn w:val="DefaultParagraphFont"/>
    <w:semiHidden/>
    <w:rsid w:val="00FB4923"/>
    <w:rPr>
      <w:i/>
      <w:iCs/>
    </w:rPr>
  </w:style>
  <w:style w:type="character" w:styleId="HTMLCode">
    <w:name w:val="HTML Code"/>
    <w:basedOn w:val="DefaultParagraphFont"/>
    <w:semiHidden/>
    <w:rsid w:val="00FB4923"/>
    <w:rPr>
      <w:rFonts w:ascii="Courier New" w:hAnsi="Courier New" w:cs="Courier New"/>
      <w:sz w:val="20"/>
      <w:szCs w:val="20"/>
    </w:rPr>
  </w:style>
  <w:style w:type="character" w:styleId="HTMLDefinition">
    <w:name w:val="HTML Definition"/>
    <w:basedOn w:val="DefaultParagraphFont"/>
    <w:semiHidden/>
    <w:rsid w:val="00FB4923"/>
    <w:rPr>
      <w:i/>
      <w:iCs/>
    </w:rPr>
  </w:style>
  <w:style w:type="character" w:styleId="HTMLKeyboard">
    <w:name w:val="HTML Keyboard"/>
    <w:basedOn w:val="DefaultParagraphFont"/>
    <w:semiHidden/>
    <w:rsid w:val="00FB4923"/>
    <w:rPr>
      <w:rFonts w:ascii="Courier New" w:hAnsi="Courier New" w:cs="Courier New"/>
      <w:sz w:val="20"/>
      <w:szCs w:val="20"/>
    </w:rPr>
  </w:style>
  <w:style w:type="paragraph" w:styleId="HTMLPreformatted">
    <w:name w:val="HTML Preformatted"/>
    <w:basedOn w:val="Normal"/>
    <w:semiHidden/>
    <w:rsid w:val="00FB4923"/>
    <w:rPr>
      <w:rFonts w:ascii="Courier New" w:hAnsi="Courier New" w:cs="Courier New"/>
      <w:szCs w:val="20"/>
    </w:rPr>
  </w:style>
  <w:style w:type="character" w:styleId="HTMLSample">
    <w:name w:val="HTML Sample"/>
    <w:basedOn w:val="DefaultParagraphFont"/>
    <w:semiHidden/>
    <w:rsid w:val="00FB4923"/>
    <w:rPr>
      <w:rFonts w:ascii="Courier New" w:hAnsi="Courier New" w:cs="Courier New"/>
    </w:rPr>
  </w:style>
  <w:style w:type="character" w:styleId="HTMLTypewriter">
    <w:name w:val="HTML Typewriter"/>
    <w:basedOn w:val="DefaultParagraphFont"/>
    <w:semiHidden/>
    <w:rsid w:val="00FB4923"/>
    <w:rPr>
      <w:rFonts w:ascii="Courier New" w:hAnsi="Courier New" w:cs="Courier New"/>
      <w:sz w:val="20"/>
      <w:szCs w:val="20"/>
    </w:rPr>
  </w:style>
  <w:style w:type="character" w:styleId="HTMLVariable">
    <w:name w:val="HTML Variable"/>
    <w:basedOn w:val="DefaultParagraphFont"/>
    <w:semiHidden/>
    <w:rsid w:val="00FB4923"/>
    <w:rPr>
      <w:i/>
      <w:iCs/>
    </w:rPr>
  </w:style>
  <w:style w:type="character" w:styleId="LineNumber">
    <w:name w:val="line number"/>
    <w:basedOn w:val="DefaultParagraphFont"/>
    <w:semiHidden/>
    <w:rsid w:val="00FB4923"/>
  </w:style>
  <w:style w:type="paragraph" w:styleId="List4">
    <w:name w:val="List 4"/>
    <w:basedOn w:val="Normal"/>
    <w:semiHidden/>
    <w:rsid w:val="00FB4923"/>
    <w:pPr>
      <w:ind w:left="1440" w:hanging="360"/>
    </w:pPr>
  </w:style>
  <w:style w:type="paragraph" w:styleId="List5">
    <w:name w:val="List 5"/>
    <w:basedOn w:val="Normal"/>
    <w:semiHidden/>
    <w:rsid w:val="00FB4923"/>
    <w:pPr>
      <w:ind w:left="1800" w:hanging="360"/>
    </w:pPr>
  </w:style>
  <w:style w:type="paragraph" w:styleId="ListBullet3">
    <w:name w:val="List Bullet 3"/>
    <w:basedOn w:val="Normal"/>
    <w:semiHidden/>
    <w:rsid w:val="00FB4923"/>
    <w:pPr>
      <w:tabs>
        <w:tab w:val="num" w:pos="1080"/>
      </w:tabs>
      <w:ind w:left="1080" w:hanging="360"/>
    </w:pPr>
  </w:style>
  <w:style w:type="paragraph" w:styleId="ListBullet4">
    <w:name w:val="List Bullet 4"/>
    <w:basedOn w:val="Normal"/>
    <w:semiHidden/>
    <w:rsid w:val="00FB4923"/>
    <w:pPr>
      <w:tabs>
        <w:tab w:val="num" w:pos="1440"/>
      </w:tabs>
      <w:ind w:left="1440" w:hanging="360"/>
    </w:pPr>
  </w:style>
  <w:style w:type="paragraph" w:styleId="ListBullet5">
    <w:name w:val="List Bullet 5"/>
    <w:basedOn w:val="Normal"/>
    <w:semiHidden/>
    <w:rsid w:val="00FB4923"/>
    <w:pPr>
      <w:tabs>
        <w:tab w:val="num" w:pos="1800"/>
      </w:tabs>
      <w:ind w:left="1800" w:hanging="360"/>
    </w:pPr>
  </w:style>
  <w:style w:type="paragraph" w:styleId="ListContinue4">
    <w:name w:val="List Continue 4"/>
    <w:basedOn w:val="Normal"/>
    <w:semiHidden/>
    <w:rsid w:val="00FB4923"/>
    <w:pPr>
      <w:spacing w:after="120"/>
      <w:ind w:left="1440"/>
    </w:pPr>
  </w:style>
  <w:style w:type="paragraph" w:styleId="ListContinue5">
    <w:name w:val="List Continue 5"/>
    <w:basedOn w:val="Normal"/>
    <w:semiHidden/>
    <w:rsid w:val="00FB4923"/>
    <w:pPr>
      <w:spacing w:after="120"/>
      <w:ind w:left="1800"/>
    </w:pPr>
  </w:style>
  <w:style w:type="paragraph" w:styleId="ListNumber4">
    <w:name w:val="List Number 4"/>
    <w:basedOn w:val="Normal"/>
    <w:semiHidden/>
    <w:rsid w:val="00FB4923"/>
    <w:pPr>
      <w:tabs>
        <w:tab w:val="num" w:pos="1440"/>
      </w:tabs>
      <w:ind w:left="1440" w:hanging="360"/>
    </w:pPr>
  </w:style>
  <w:style w:type="paragraph" w:styleId="ListNumber5">
    <w:name w:val="List Number 5"/>
    <w:basedOn w:val="Normal"/>
    <w:semiHidden/>
    <w:rsid w:val="00FB4923"/>
    <w:pPr>
      <w:tabs>
        <w:tab w:val="num" w:pos="1800"/>
      </w:tabs>
      <w:ind w:left="1800" w:hanging="360"/>
    </w:pPr>
  </w:style>
  <w:style w:type="paragraph" w:styleId="NormalWeb">
    <w:name w:val="Normal (Web)"/>
    <w:basedOn w:val="Normal"/>
    <w:uiPriority w:val="99"/>
    <w:semiHidden/>
    <w:rsid w:val="00FB4923"/>
    <w:rPr>
      <w:rFonts w:ascii="Times New Roman" w:hAnsi="Times New Roman"/>
      <w:sz w:val="24"/>
    </w:rPr>
  </w:style>
  <w:style w:type="paragraph" w:styleId="NoteHeading">
    <w:name w:val="Note Heading"/>
    <w:basedOn w:val="Normal"/>
    <w:next w:val="Normal"/>
    <w:semiHidden/>
    <w:rsid w:val="00FB4923"/>
  </w:style>
  <w:style w:type="character" w:styleId="PageNumber">
    <w:name w:val="page number"/>
    <w:basedOn w:val="DefaultParagraphFont"/>
    <w:semiHidden/>
    <w:rsid w:val="00FB4923"/>
  </w:style>
  <w:style w:type="paragraph" w:styleId="PlainText">
    <w:name w:val="Plain Text"/>
    <w:basedOn w:val="Normal"/>
    <w:link w:val="PlainTextChar"/>
    <w:uiPriority w:val="99"/>
    <w:rsid w:val="00FB4923"/>
    <w:rPr>
      <w:rFonts w:ascii="Courier New" w:hAnsi="Courier New" w:cs="Courier New"/>
      <w:szCs w:val="20"/>
    </w:rPr>
  </w:style>
  <w:style w:type="paragraph" w:styleId="Salutation">
    <w:name w:val="Salutation"/>
    <w:basedOn w:val="Normal"/>
    <w:next w:val="Normal"/>
    <w:semiHidden/>
    <w:rsid w:val="00FB4923"/>
  </w:style>
  <w:style w:type="paragraph" w:styleId="Signature">
    <w:name w:val="Signature"/>
    <w:basedOn w:val="Normal"/>
    <w:semiHidden/>
    <w:rsid w:val="00FB4923"/>
    <w:pPr>
      <w:ind w:left="4320"/>
    </w:pPr>
  </w:style>
  <w:style w:type="character" w:styleId="Strong">
    <w:name w:val="Strong"/>
    <w:basedOn w:val="DefaultParagraphFont"/>
    <w:uiPriority w:val="22"/>
    <w:qFormat/>
    <w:rsid w:val="007A22B3"/>
    <w:rPr>
      <w:b/>
      <w:bCs/>
    </w:rPr>
  </w:style>
  <w:style w:type="table" w:styleId="Table3Deffects1">
    <w:name w:val="Table 3D effects 1"/>
    <w:basedOn w:val="TableNormal"/>
    <w:semiHidden/>
    <w:rsid w:val="00FB4923"/>
    <w:pPr>
      <w:spacing w:before="120"/>
      <w:ind w:left="907"/>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B4923"/>
    <w:pPr>
      <w:spacing w:before="120"/>
      <w:ind w:left="907"/>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B4923"/>
    <w:pPr>
      <w:spacing w:before="120"/>
      <w:ind w:left="907"/>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B4923"/>
    <w:pPr>
      <w:spacing w:before="120"/>
      <w:ind w:left="907"/>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B4923"/>
    <w:pPr>
      <w:spacing w:before="120"/>
      <w:ind w:left="907"/>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B4923"/>
    <w:pPr>
      <w:spacing w:before="120"/>
      <w:ind w:left="907"/>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B4923"/>
    <w:pPr>
      <w:spacing w:before="120"/>
      <w:ind w:left="907"/>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B4923"/>
    <w:pPr>
      <w:spacing w:before="120"/>
      <w:ind w:left="907"/>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B4923"/>
    <w:pPr>
      <w:spacing w:before="120"/>
      <w:ind w:left="907"/>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B4923"/>
    <w:pPr>
      <w:spacing w:before="120"/>
      <w:ind w:left="907"/>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B4923"/>
    <w:pPr>
      <w:spacing w:before="120"/>
      <w:ind w:left="907"/>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B4923"/>
    <w:pPr>
      <w:spacing w:before="120"/>
      <w:ind w:left="907"/>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B4923"/>
    <w:pPr>
      <w:spacing w:before="120"/>
      <w:ind w:left="907"/>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B4923"/>
    <w:pPr>
      <w:spacing w:before="120"/>
      <w:ind w:left="907"/>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B4923"/>
    <w:pPr>
      <w:spacing w:before="120"/>
      <w:ind w:left="907"/>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B4923"/>
    <w:pPr>
      <w:spacing w:before="120"/>
      <w:ind w:left="907"/>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B4923"/>
    <w:pPr>
      <w:spacing w:before="120"/>
      <w:ind w:left="907"/>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B4923"/>
    <w:pPr>
      <w:spacing w:before="120"/>
      <w:ind w:left="907"/>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B4923"/>
    <w:pPr>
      <w:spacing w:before="120"/>
      <w:ind w:left="907"/>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B4923"/>
    <w:pPr>
      <w:spacing w:before="120"/>
      <w:ind w:left="907"/>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B4923"/>
    <w:pPr>
      <w:spacing w:before="120"/>
      <w:ind w:left="907"/>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B4923"/>
    <w:pPr>
      <w:spacing w:before="120"/>
      <w:ind w:left="907"/>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B4923"/>
    <w:pPr>
      <w:spacing w:before="120"/>
      <w:ind w:left="907"/>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B4923"/>
    <w:pPr>
      <w:spacing w:before="120"/>
      <w:ind w:left="907"/>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B4923"/>
    <w:pPr>
      <w:spacing w:before="120"/>
      <w:ind w:left="907"/>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B4923"/>
    <w:pPr>
      <w:spacing w:before="120"/>
      <w:ind w:left="907"/>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B4923"/>
    <w:pPr>
      <w:spacing w:before="120"/>
      <w:ind w:left="907"/>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B4923"/>
    <w:pPr>
      <w:spacing w:before="120"/>
      <w:ind w:left="907"/>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B4923"/>
    <w:pPr>
      <w:spacing w:before="120"/>
      <w:ind w:left="907"/>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B4923"/>
    <w:pPr>
      <w:spacing w:before="120"/>
      <w:ind w:left="907"/>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B4923"/>
    <w:pPr>
      <w:spacing w:before="120"/>
      <w:ind w:left="907"/>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losing">
    <w:name w:val="Closing"/>
    <w:basedOn w:val="Normal"/>
    <w:semiHidden/>
    <w:rsid w:val="00FB4923"/>
    <w:pPr>
      <w:ind w:left="4320"/>
    </w:pPr>
  </w:style>
  <w:style w:type="paragraph" w:styleId="ListContinue3">
    <w:name w:val="List Continue 3"/>
    <w:basedOn w:val="Normal"/>
    <w:semiHidden/>
    <w:rsid w:val="00FB4923"/>
    <w:pPr>
      <w:spacing w:after="120"/>
      <w:ind w:left="1080"/>
    </w:pPr>
  </w:style>
  <w:style w:type="paragraph" w:styleId="NormalIndent">
    <w:name w:val="Normal Indent"/>
    <w:basedOn w:val="Normal"/>
    <w:semiHidden/>
    <w:rsid w:val="00FB4923"/>
    <w:pPr>
      <w:ind w:left="720"/>
    </w:pPr>
  </w:style>
  <w:style w:type="paragraph" w:styleId="MessageHeader">
    <w:name w:val="Message Header"/>
    <w:basedOn w:val="Normal"/>
    <w:semiHidden/>
    <w:rsid w:val="00FB4923"/>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customStyle="1" w:styleId="TabSubStep">
    <w:name w:val="TabSubStep"/>
    <w:basedOn w:val="TabStep"/>
    <w:rsid w:val="00257A1D"/>
    <w:pPr>
      <w:numPr>
        <w:ilvl w:val="3"/>
      </w:numPr>
    </w:pPr>
  </w:style>
  <w:style w:type="paragraph" w:customStyle="1" w:styleId="Instruction">
    <w:name w:val="Instruction"/>
    <w:basedOn w:val="InstHeadingTOC"/>
    <w:rsid w:val="001D3AF5"/>
    <w:pPr>
      <w:pageBreakBefore w:val="0"/>
      <w:tabs>
        <w:tab w:val="clear" w:pos="1134"/>
        <w:tab w:val="clear" w:pos="1247"/>
        <w:tab w:val="num" w:pos="794"/>
      </w:tabs>
      <w:jc w:val="right"/>
    </w:pPr>
    <w:rPr>
      <w:bCs w:val="0"/>
    </w:rPr>
  </w:style>
  <w:style w:type="paragraph" w:customStyle="1" w:styleId="TabStep2">
    <w:name w:val="TabStep2"/>
    <w:basedOn w:val="TabStep"/>
    <w:semiHidden/>
    <w:rsid w:val="00A32D66"/>
    <w:pPr>
      <w:numPr>
        <w:ilvl w:val="4"/>
      </w:numPr>
    </w:pPr>
  </w:style>
  <w:style w:type="character" w:customStyle="1" w:styleId="crossref">
    <w:name w:val="crossref"/>
    <w:basedOn w:val="Hyperlink"/>
    <w:rsid w:val="00FB4923"/>
    <w:rPr>
      <w:rFonts w:ascii="Verdana" w:hAnsi="Verdana"/>
      <w:color w:val="0000FF"/>
      <w:u w:val="single"/>
    </w:rPr>
  </w:style>
  <w:style w:type="paragraph" w:styleId="List">
    <w:name w:val="List"/>
    <w:basedOn w:val="Normal"/>
    <w:semiHidden/>
    <w:rsid w:val="00FB4923"/>
    <w:pPr>
      <w:ind w:left="360" w:hanging="360"/>
    </w:pPr>
  </w:style>
  <w:style w:type="paragraph" w:styleId="List2">
    <w:name w:val="List 2"/>
    <w:basedOn w:val="Normal"/>
    <w:semiHidden/>
    <w:rsid w:val="00FB4923"/>
    <w:pPr>
      <w:ind w:left="720" w:hanging="360"/>
    </w:pPr>
  </w:style>
  <w:style w:type="paragraph" w:styleId="List3">
    <w:name w:val="List 3"/>
    <w:basedOn w:val="Normal"/>
    <w:semiHidden/>
    <w:rsid w:val="00FB4923"/>
    <w:pPr>
      <w:ind w:left="1080" w:hanging="360"/>
    </w:pPr>
  </w:style>
  <w:style w:type="paragraph" w:styleId="ListBullet">
    <w:name w:val="List Bullet"/>
    <w:basedOn w:val="Normal"/>
    <w:semiHidden/>
    <w:rsid w:val="00FB4923"/>
    <w:pPr>
      <w:tabs>
        <w:tab w:val="num" w:pos="360"/>
      </w:tabs>
      <w:ind w:left="360" w:hanging="360"/>
    </w:pPr>
  </w:style>
  <w:style w:type="paragraph" w:styleId="ListBullet2">
    <w:name w:val="List Bullet 2"/>
    <w:basedOn w:val="Normal"/>
    <w:semiHidden/>
    <w:rsid w:val="00FB4923"/>
    <w:pPr>
      <w:tabs>
        <w:tab w:val="num" w:pos="720"/>
      </w:tabs>
      <w:ind w:left="720" w:hanging="360"/>
    </w:pPr>
  </w:style>
  <w:style w:type="paragraph" w:styleId="ListNumber">
    <w:name w:val="List Number"/>
    <w:basedOn w:val="Normal"/>
    <w:semiHidden/>
    <w:rsid w:val="00FB4923"/>
    <w:pPr>
      <w:tabs>
        <w:tab w:val="num" w:pos="360"/>
      </w:tabs>
      <w:ind w:left="360" w:hanging="360"/>
    </w:pPr>
  </w:style>
  <w:style w:type="paragraph" w:styleId="ListNumber2">
    <w:name w:val="List Number 2"/>
    <w:basedOn w:val="Normal"/>
    <w:semiHidden/>
    <w:rsid w:val="00FB4923"/>
    <w:pPr>
      <w:tabs>
        <w:tab w:val="num" w:pos="720"/>
      </w:tabs>
      <w:ind w:left="720" w:hanging="360"/>
    </w:pPr>
  </w:style>
  <w:style w:type="paragraph" w:styleId="ListNumber3">
    <w:name w:val="List Number 3"/>
    <w:basedOn w:val="Normal"/>
    <w:semiHidden/>
    <w:rsid w:val="00FB4923"/>
    <w:pPr>
      <w:tabs>
        <w:tab w:val="num" w:pos="1080"/>
      </w:tabs>
      <w:ind w:left="1080" w:hanging="360"/>
    </w:pPr>
  </w:style>
  <w:style w:type="table" w:styleId="TableGrid">
    <w:name w:val="Table Grid"/>
    <w:basedOn w:val="TableNormal"/>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semiHidden/>
    <w:rsid w:val="007A22B3"/>
    <w:pPr>
      <w:spacing w:after="60"/>
      <w:jc w:val="center"/>
      <w:outlineLvl w:val="1"/>
    </w:pPr>
    <w:rPr>
      <w:rFonts w:cs="Arial"/>
      <w:sz w:val="24"/>
    </w:rPr>
  </w:style>
  <w:style w:type="paragraph" w:styleId="Title">
    <w:name w:val="Title"/>
    <w:basedOn w:val="Normal"/>
    <w:semiHidden/>
    <w:rsid w:val="007A22B3"/>
    <w:pPr>
      <w:spacing w:before="240" w:after="60"/>
      <w:jc w:val="center"/>
      <w:outlineLvl w:val="0"/>
    </w:pPr>
    <w:rPr>
      <w:rFonts w:cs="Arial"/>
      <w:b/>
      <w:bCs/>
      <w:kern w:val="28"/>
      <w:sz w:val="32"/>
      <w:szCs w:val="32"/>
    </w:rPr>
  </w:style>
  <w:style w:type="paragraph" w:styleId="BalloonText">
    <w:name w:val="Balloon Text"/>
    <w:basedOn w:val="Normal"/>
    <w:semiHidden/>
    <w:rsid w:val="00FB4923"/>
    <w:rPr>
      <w:rFonts w:ascii="Tahoma" w:hAnsi="Tahoma" w:cs="Tahoma"/>
      <w:sz w:val="16"/>
      <w:szCs w:val="16"/>
    </w:rPr>
  </w:style>
  <w:style w:type="paragraph" w:styleId="CommentText">
    <w:name w:val="annotation text"/>
    <w:basedOn w:val="Normal"/>
    <w:semiHidden/>
    <w:rsid w:val="00FB4923"/>
    <w:rPr>
      <w:szCs w:val="20"/>
    </w:rPr>
  </w:style>
  <w:style w:type="paragraph" w:styleId="CommentSubject">
    <w:name w:val="annotation subject"/>
    <w:basedOn w:val="CommentText"/>
    <w:next w:val="CommentText"/>
    <w:semiHidden/>
    <w:rsid w:val="00FB4923"/>
    <w:rPr>
      <w:b/>
      <w:bCs/>
    </w:rPr>
  </w:style>
  <w:style w:type="paragraph" w:styleId="DocumentMap">
    <w:name w:val="Document Map"/>
    <w:basedOn w:val="Normal"/>
    <w:semiHidden/>
    <w:rsid w:val="00FB4923"/>
    <w:pPr>
      <w:shd w:val="clear" w:color="auto" w:fill="000080"/>
    </w:pPr>
    <w:rPr>
      <w:rFonts w:ascii="Tahoma" w:hAnsi="Tahoma" w:cs="Tahoma"/>
      <w:szCs w:val="20"/>
    </w:rPr>
  </w:style>
  <w:style w:type="paragraph" w:styleId="EndnoteText">
    <w:name w:val="endnote text"/>
    <w:basedOn w:val="Normal"/>
    <w:semiHidden/>
    <w:rsid w:val="00FB4923"/>
    <w:rPr>
      <w:szCs w:val="20"/>
    </w:rPr>
  </w:style>
  <w:style w:type="paragraph" w:styleId="FootnoteText">
    <w:name w:val="footnote text"/>
    <w:basedOn w:val="Normal"/>
    <w:semiHidden/>
    <w:rsid w:val="00FB4923"/>
    <w:rPr>
      <w:szCs w:val="20"/>
    </w:rPr>
  </w:style>
  <w:style w:type="paragraph" w:styleId="Index5">
    <w:name w:val="index 5"/>
    <w:basedOn w:val="Normal"/>
    <w:next w:val="Normal"/>
    <w:semiHidden/>
    <w:rsid w:val="00FB4923"/>
    <w:pPr>
      <w:ind w:left="1000" w:hanging="200"/>
    </w:pPr>
  </w:style>
  <w:style w:type="paragraph" w:styleId="Index6">
    <w:name w:val="index 6"/>
    <w:basedOn w:val="Normal"/>
    <w:next w:val="Normal"/>
    <w:semiHidden/>
    <w:rsid w:val="00FB4923"/>
    <w:pPr>
      <w:ind w:left="1200" w:hanging="200"/>
    </w:pPr>
  </w:style>
  <w:style w:type="paragraph" w:styleId="Index7">
    <w:name w:val="index 7"/>
    <w:basedOn w:val="Normal"/>
    <w:next w:val="Normal"/>
    <w:semiHidden/>
    <w:rsid w:val="00FB4923"/>
    <w:pPr>
      <w:ind w:left="1400" w:hanging="200"/>
    </w:pPr>
  </w:style>
  <w:style w:type="paragraph" w:styleId="Index8">
    <w:name w:val="index 8"/>
    <w:basedOn w:val="Normal"/>
    <w:next w:val="Normal"/>
    <w:semiHidden/>
    <w:rsid w:val="00FB4923"/>
    <w:pPr>
      <w:ind w:left="1600" w:hanging="200"/>
    </w:pPr>
  </w:style>
  <w:style w:type="paragraph" w:styleId="Index9">
    <w:name w:val="index 9"/>
    <w:basedOn w:val="Normal"/>
    <w:next w:val="Normal"/>
    <w:semiHidden/>
    <w:rsid w:val="00FB4923"/>
    <w:pPr>
      <w:ind w:left="1800" w:hanging="200"/>
    </w:pPr>
  </w:style>
  <w:style w:type="paragraph" w:styleId="MacroText">
    <w:name w:val="macro"/>
    <w:semiHidden/>
    <w:rsid w:val="00FB4923"/>
    <w:pPr>
      <w:tabs>
        <w:tab w:val="left" w:pos="480"/>
        <w:tab w:val="left" w:pos="960"/>
        <w:tab w:val="left" w:pos="1440"/>
        <w:tab w:val="left" w:pos="1920"/>
        <w:tab w:val="left" w:pos="2400"/>
        <w:tab w:val="left" w:pos="2880"/>
        <w:tab w:val="left" w:pos="3360"/>
        <w:tab w:val="left" w:pos="3840"/>
        <w:tab w:val="left" w:pos="4320"/>
      </w:tabs>
      <w:spacing w:before="120"/>
      <w:ind w:left="907"/>
    </w:pPr>
    <w:rPr>
      <w:rFonts w:ascii="Courier New" w:hAnsi="Courier New" w:cs="Courier New"/>
      <w:lang w:bidi="he-IL"/>
    </w:rPr>
  </w:style>
  <w:style w:type="paragraph" w:customStyle="1" w:styleId="TabNormal2">
    <w:name w:val="TabNormal 2"/>
    <w:basedOn w:val="TabNormal"/>
    <w:rsid w:val="00FC45EF"/>
    <w:pPr>
      <w:tabs>
        <w:tab w:val="clear" w:pos="454"/>
      </w:tabs>
      <w:ind w:left="397"/>
    </w:pPr>
  </w:style>
  <w:style w:type="paragraph" w:customStyle="1" w:styleId="TabNormal3">
    <w:name w:val="TabNormal 3"/>
    <w:basedOn w:val="TabNormal2"/>
    <w:rsid w:val="00276B0F"/>
    <w:pPr>
      <w:ind w:left="794"/>
    </w:pPr>
  </w:style>
  <w:style w:type="paragraph" w:customStyle="1" w:styleId="TabSubStep2">
    <w:name w:val="TabSubStep2"/>
    <w:basedOn w:val="TabSubStep"/>
    <w:rsid w:val="00A32D66"/>
    <w:pPr>
      <w:numPr>
        <w:ilvl w:val="5"/>
      </w:numPr>
    </w:pPr>
  </w:style>
  <w:style w:type="character" w:styleId="PlaceholderText">
    <w:name w:val="Placeholder Text"/>
    <w:basedOn w:val="DefaultParagraphFont"/>
    <w:uiPriority w:val="99"/>
    <w:semiHidden/>
    <w:rsid w:val="00FB4923"/>
    <w:rPr>
      <w:color w:val="808080"/>
    </w:rPr>
  </w:style>
  <w:style w:type="paragraph" w:customStyle="1" w:styleId="FrontHeading">
    <w:name w:val="Front Heading"/>
    <w:next w:val="BodyText"/>
    <w:rsid w:val="002F7DED"/>
    <w:rPr>
      <w:rFonts w:ascii="Verdana" w:hAnsi="Verdana" w:cs="Arial"/>
      <w:b/>
      <w:bCs/>
      <w:color w:val="008CD6"/>
      <w:kern w:val="18"/>
      <w:sz w:val="24"/>
      <w:szCs w:val="24"/>
      <w:lang w:bidi="he-IL"/>
    </w:rPr>
  </w:style>
  <w:style w:type="paragraph" w:styleId="NoSpacing">
    <w:name w:val="No Spacing"/>
    <w:link w:val="NoSpacingChar"/>
    <w:uiPriority w:val="1"/>
    <w:semiHidden/>
    <w:rsid w:val="0074764B"/>
    <w:rPr>
      <w:rFonts w:ascii="Century Schoolbook" w:eastAsiaTheme="minorEastAsia" w:hAnsi="Century Schoolbook" w:cstheme="minorBidi"/>
      <w:sz w:val="22"/>
      <w:szCs w:val="22"/>
    </w:rPr>
  </w:style>
  <w:style w:type="character" w:customStyle="1" w:styleId="NoSpacingChar">
    <w:name w:val="No Spacing Char"/>
    <w:basedOn w:val="DefaultParagraphFont"/>
    <w:link w:val="NoSpacing"/>
    <w:uiPriority w:val="1"/>
    <w:semiHidden/>
    <w:rsid w:val="0074764B"/>
    <w:rPr>
      <w:rFonts w:ascii="Century Schoolbook" w:eastAsiaTheme="minorEastAsia" w:hAnsi="Century Schoolbook" w:cstheme="minorBidi"/>
      <w:sz w:val="22"/>
      <w:szCs w:val="22"/>
    </w:rPr>
  </w:style>
  <w:style w:type="character" w:customStyle="1" w:styleId="BodyTextChar">
    <w:name w:val="Body Text Char"/>
    <w:basedOn w:val="DefaultParagraphFont"/>
    <w:link w:val="BodyText"/>
    <w:rsid w:val="003D4CC4"/>
    <w:rPr>
      <w:sz w:val="24"/>
      <w:szCs w:val="24"/>
      <w:lang w:bidi="he-IL"/>
    </w:rPr>
  </w:style>
  <w:style w:type="character" w:customStyle="1" w:styleId="Bullet1Char">
    <w:name w:val="Bullet 1 Char"/>
    <w:basedOn w:val="BodyTextChar"/>
    <w:link w:val="Bullet1"/>
    <w:rsid w:val="00816257"/>
    <w:rPr>
      <w:sz w:val="24"/>
      <w:szCs w:val="24"/>
      <w:lang w:bidi="he-IL"/>
    </w:rPr>
  </w:style>
  <w:style w:type="character" w:customStyle="1" w:styleId="FooterChar">
    <w:name w:val="Footer Char"/>
    <w:basedOn w:val="DefaultParagraphFont"/>
    <w:link w:val="Footer"/>
    <w:uiPriority w:val="99"/>
    <w:rsid w:val="00CA437D"/>
    <w:rPr>
      <w:rFonts w:ascii="Verdana" w:hAnsi="Verdana"/>
      <w:sz w:val="18"/>
      <w:szCs w:val="18"/>
      <w:lang w:bidi="he-IL"/>
    </w:rPr>
  </w:style>
  <w:style w:type="paragraph" w:styleId="Bibliography">
    <w:name w:val="Bibliography"/>
    <w:basedOn w:val="Normal"/>
    <w:next w:val="Normal"/>
    <w:uiPriority w:val="37"/>
    <w:semiHidden/>
    <w:unhideWhenUsed/>
    <w:rsid w:val="00D60727"/>
  </w:style>
  <w:style w:type="character" w:styleId="BookTitle">
    <w:name w:val="Book Title"/>
    <w:basedOn w:val="DefaultParagraphFont"/>
    <w:uiPriority w:val="33"/>
    <w:semiHidden/>
    <w:rsid w:val="00D60727"/>
    <w:rPr>
      <w:b/>
      <w:bCs/>
      <w:smallCaps/>
      <w:spacing w:val="5"/>
    </w:rPr>
  </w:style>
  <w:style w:type="table" w:customStyle="1" w:styleId="ColorfulGrid1">
    <w:name w:val="Colorful Grid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B3CFF9" w:themeFill="accent1" w:themeFillTint="33"/>
    </w:tcPr>
    <w:tblStylePr w:type="firstRow">
      <w:rPr>
        <w:b/>
        <w:bCs/>
      </w:rPr>
      <w:tblPr/>
      <w:tcPr>
        <w:shd w:val="clear" w:color="auto" w:fill="67A0F4" w:themeFill="accent1" w:themeFillTint="66"/>
      </w:tcPr>
    </w:tblStylePr>
    <w:tblStylePr w:type="lastRow">
      <w:rPr>
        <w:b/>
        <w:bCs/>
        <w:color w:val="000000" w:themeColor="text1"/>
      </w:rPr>
      <w:tblPr/>
      <w:tcPr>
        <w:shd w:val="clear" w:color="auto" w:fill="67A0F4" w:themeFill="accent1" w:themeFillTint="66"/>
      </w:tcPr>
    </w:tblStylePr>
    <w:tblStylePr w:type="firstCol">
      <w:rPr>
        <w:color w:val="FFFFFF" w:themeColor="background1"/>
      </w:rPr>
      <w:tblPr/>
      <w:tcPr>
        <w:shd w:val="clear" w:color="auto" w:fill="052049" w:themeFill="accent1" w:themeFillShade="BF"/>
      </w:tcPr>
    </w:tblStylePr>
    <w:tblStylePr w:type="lastCol">
      <w:rPr>
        <w:color w:val="FFFFFF" w:themeColor="background1"/>
      </w:rPr>
      <w:tblPr/>
      <w:tcPr>
        <w:shd w:val="clear" w:color="auto" w:fill="052049" w:themeFill="accent1" w:themeFillShade="BF"/>
      </w:tc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ColorfulGrid-Accent2">
    <w:name w:val="Colorful Grid Accent 2"/>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BFEC5" w:themeFill="accent2" w:themeFillTint="33"/>
    </w:tcPr>
    <w:tblStylePr w:type="firstRow">
      <w:rPr>
        <w:b/>
        <w:bCs/>
      </w:rPr>
      <w:tblPr/>
      <w:tcPr>
        <w:shd w:val="clear" w:color="auto" w:fill="F6FD8C" w:themeFill="accent2" w:themeFillTint="66"/>
      </w:tcPr>
    </w:tblStylePr>
    <w:tblStylePr w:type="lastRow">
      <w:rPr>
        <w:b/>
        <w:bCs/>
        <w:color w:val="000000" w:themeColor="text1"/>
      </w:rPr>
      <w:tblPr/>
      <w:tcPr>
        <w:shd w:val="clear" w:color="auto" w:fill="F6FD8C" w:themeFill="accent2" w:themeFillTint="66"/>
      </w:tcPr>
    </w:tblStylePr>
    <w:tblStylePr w:type="firstCol">
      <w:rPr>
        <w:color w:val="FFFFFF" w:themeColor="background1"/>
      </w:rPr>
      <w:tblPr/>
      <w:tcPr>
        <w:shd w:val="clear" w:color="auto" w:fill="98A202" w:themeFill="accent2" w:themeFillShade="BF"/>
      </w:tcPr>
    </w:tblStylePr>
    <w:tblStylePr w:type="lastCol">
      <w:rPr>
        <w:color w:val="FFFFFF" w:themeColor="background1"/>
      </w:rPr>
      <w:tblPr/>
      <w:tcPr>
        <w:shd w:val="clear" w:color="auto" w:fill="98A202" w:themeFill="accent2" w:themeFillShade="BF"/>
      </w:tc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ColorfulGrid-Accent3">
    <w:name w:val="Colorful Grid Accent 3"/>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ECECEC" w:themeFill="accent3" w:themeFillTint="33"/>
    </w:tcPr>
    <w:tblStylePr w:type="firstRow">
      <w:rPr>
        <w:b/>
        <w:bCs/>
      </w:rPr>
      <w:tblPr/>
      <w:tcPr>
        <w:shd w:val="clear" w:color="auto" w:fill="D9D9D9" w:themeFill="accent3" w:themeFillTint="66"/>
      </w:tcPr>
    </w:tblStylePr>
    <w:tblStylePr w:type="lastRow">
      <w:rPr>
        <w:b/>
        <w:bCs/>
        <w:color w:val="000000" w:themeColor="text1"/>
      </w:rPr>
      <w:tblPr/>
      <w:tcPr>
        <w:shd w:val="clear" w:color="auto" w:fill="D9D9D9" w:themeFill="accent3" w:themeFillTint="66"/>
      </w:tcPr>
    </w:tblStylePr>
    <w:tblStylePr w:type="firstCol">
      <w:rPr>
        <w:color w:val="FFFFFF" w:themeColor="background1"/>
      </w:rPr>
      <w:tblPr/>
      <w:tcPr>
        <w:shd w:val="clear" w:color="auto" w:fill="787878" w:themeFill="accent3" w:themeFillShade="BF"/>
      </w:tcPr>
    </w:tblStylePr>
    <w:tblStylePr w:type="lastCol">
      <w:rPr>
        <w:color w:val="FFFFFF" w:themeColor="background1"/>
      </w:rPr>
      <w:tblPr/>
      <w:tcPr>
        <w:shd w:val="clear" w:color="auto" w:fill="787878" w:themeFill="accent3" w:themeFillShade="BF"/>
      </w:tc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ColorfulGrid-Accent4">
    <w:name w:val="Colorful Grid Accent 4"/>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E0CC" w:themeFill="accent4" w:themeFillTint="33"/>
    </w:tcPr>
    <w:tblStylePr w:type="firstRow">
      <w:rPr>
        <w:b/>
        <w:bCs/>
      </w:rPr>
      <w:tblPr/>
      <w:tcPr>
        <w:shd w:val="clear" w:color="auto" w:fill="FFC199" w:themeFill="accent4" w:themeFillTint="66"/>
      </w:tcPr>
    </w:tblStylePr>
    <w:tblStylePr w:type="lastRow">
      <w:rPr>
        <w:b/>
        <w:bCs/>
        <w:color w:val="000000" w:themeColor="text1"/>
      </w:rPr>
      <w:tblPr/>
      <w:tcPr>
        <w:shd w:val="clear" w:color="auto" w:fill="FFC199" w:themeFill="accent4" w:themeFillTint="66"/>
      </w:tcPr>
    </w:tblStylePr>
    <w:tblStylePr w:type="firstCol">
      <w:rPr>
        <w:color w:val="FFFFFF" w:themeColor="background1"/>
      </w:rPr>
      <w:tblPr/>
      <w:tcPr>
        <w:shd w:val="clear" w:color="auto" w:fill="BF4C00" w:themeFill="accent4" w:themeFillShade="BF"/>
      </w:tcPr>
    </w:tblStylePr>
    <w:tblStylePr w:type="lastCol">
      <w:rPr>
        <w:color w:val="FFFFFF" w:themeColor="background1"/>
      </w:rPr>
      <w:tblPr/>
      <w:tcPr>
        <w:shd w:val="clear" w:color="auto" w:fill="BF4C00" w:themeFill="accent4" w:themeFillShade="BF"/>
      </w:tc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ColorfulGrid-Accent5">
    <w:name w:val="Colorful Grid Accent 5"/>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ColorfulList1">
    <w:name w:val="Colorful List1"/>
    <w:basedOn w:val="TableNormal"/>
    <w:uiPriority w:val="72"/>
    <w:rsid w:val="00D6072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60727"/>
    <w:rPr>
      <w:color w:val="000000" w:themeColor="text1"/>
    </w:rPr>
    <w:tblPr>
      <w:tblStyleRowBandSize w:val="1"/>
      <w:tblStyleColBandSize w:val="1"/>
    </w:tblPr>
    <w:tcPr>
      <w:shd w:val="clear" w:color="auto" w:fill="D9E7FC" w:themeFill="accen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4F8" w:themeFill="accent1" w:themeFillTint="3F"/>
      </w:tcPr>
    </w:tblStylePr>
    <w:tblStylePr w:type="band1Horz">
      <w:tblPr/>
      <w:tcPr>
        <w:shd w:val="clear" w:color="auto" w:fill="B3CFF9" w:themeFill="accent1" w:themeFillTint="33"/>
      </w:tcPr>
    </w:tblStylePr>
  </w:style>
  <w:style w:type="table" w:styleId="ColorfulList-Accent2">
    <w:name w:val="Colorful List Accent 2"/>
    <w:basedOn w:val="TableNormal"/>
    <w:uiPriority w:val="72"/>
    <w:rsid w:val="00D60727"/>
    <w:rPr>
      <w:color w:val="000000" w:themeColor="text1"/>
    </w:rPr>
    <w:tblPr>
      <w:tblStyleRowBandSize w:val="1"/>
      <w:tblStyleColBandSize w:val="1"/>
    </w:tblPr>
    <w:tcPr>
      <w:shd w:val="clear" w:color="auto" w:fill="FDFEE2" w:themeFill="accent2"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EB8" w:themeFill="accent2" w:themeFillTint="3F"/>
      </w:tcPr>
    </w:tblStylePr>
    <w:tblStylePr w:type="band1Horz">
      <w:tblPr/>
      <w:tcPr>
        <w:shd w:val="clear" w:color="auto" w:fill="FBFEC5" w:themeFill="accent2" w:themeFillTint="33"/>
      </w:tcPr>
    </w:tblStylePr>
  </w:style>
  <w:style w:type="table" w:styleId="ColorfulList-Accent3">
    <w:name w:val="Colorful List Accent 3"/>
    <w:basedOn w:val="TableNormal"/>
    <w:uiPriority w:val="72"/>
    <w:rsid w:val="00D60727"/>
    <w:rPr>
      <w:color w:val="000000" w:themeColor="text1"/>
    </w:rPr>
    <w:tblPr>
      <w:tblStyleRowBandSize w:val="1"/>
      <w:tblStyleColBandSize w:val="1"/>
    </w:tblPr>
    <w:tcPr>
      <w:shd w:val="clear" w:color="auto" w:fill="F5F5F5" w:themeFill="accent3" w:themeFillTint="19"/>
    </w:tcPr>
    <w:tblStylePr w:type="firstRow">
      <w:rPr>
        <w:b/>
        <w:bCs/>
        <w:color w:val="FFFFFF" w:themeColor="background1"/>
      </w:rPr>
      <w:tblPr/>
      <w:tcPr>
        <w:tcBorders>
          <w:bottom w:val="single" w:sz="12" w:space="0" w:color="FFFFFF" w:themeColor="background1"/>
        </w:tcBorders>
        <w:shd w:val="clear" w:color="auto" w:fill="CC5100" w:themeFill="accent4" w:themeFillShade="CC"/>
      </w:tcPr>
    </w:tblStylePr>
    <w:tblStylePr w:type="lastRow">
      <w:rPr>
        <w:b/>
        <w:bCs/>
        <w:color w:val="CC51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7E7" w:themeFill="accent3" w:themeFillTint="3F"/>
      </w:tcPr>
    </w:tblStylePr>
    <w:tblStylePr w:type="band1Horz">
      <w:tblPr/>
      <w:tcPr>
        <w:shd w:val="clear" w:color="auto" w:fill="ECECEC" w:themeFill="accent3" w:themeFillTint="33"/>
      </w:tcPr>
    </w:tblStylePr>
  </w:style>
  <w:style w:type="table" w:styleId="ColorfulList-Accent4">
    <w:name w:val="Colorful List Accent 4"/>
    <w:basedOn w:val="TableNormal"/>
    <w:uiPriority w:val="72"/>
    <w:rsid w:val="00D60727"/>
    <w:rPr>
      <w:color w:val="000000" w:themeColor="text1"/>
    </w:rPr>
    <w:tblPr>
      <w:tblStyleRowBandSize w:val="1"/>
      <w:tblStyleColBandSize w:val="1"/>
    </w:tblPr>
    <w:tcPr>
      <w:shd w:val="clear" w:color="auto" w:fill="FFF0E6" w:themeFill="accent4" w:themeFillTint="19"/>
    </w:tcPr>
    <w:tblStylePr w:type="firstRow">
      <w:rPr>
        <w:b/>
        <w:bCs/>
        <w:color w:val="FFFFFF" w:themeColor="background1"/>
      </w:rPr>
      <w:tblPr/>
      <w:tcPr>
        <w:tcBorders>
          <w:bottom w:val="single" w:sz="12" w:space="0" w:color="FFFFFF" w:themeColor="background1"/>
        </w:tcBorders>
        <w:shd w:val="clear" w:color="auto" w:fill="808080" w:themeFill="accent3" w:themeFillShade="CC"/>
      </w:tcPr>
    </w:tblStylePr>
    <w:tblStylePr w:type="lastRow">
      <w:rPr>
        <w:b/>
        <w:bCs/>
        <w:color w:val="80808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0" w:themeFill="accent4" w:themeFillTint="3F"/>
      </w:tcPr>
    </w:tblStylePr>
    <w:tblStylePr w:type="band1Horz">
      <w:tblPr/>
      <w:tcPr>
        <w:shd w:val="clear" w:color="auto" w:fill="FFE0CC" w:themeFill="accent4" w:themeFillTint="33"/>
      </w:tcPr>
    </w:tblStylePr>
  </w:style>
  <w:style w:type="table" w:styleId="ColorfulList-Accent5">
    <w:name w:val="Colorful List Accent 5"/>
    <w:basedOn w:val="TableNormal"/>
    <w:uiPriority w:val="72"/>
    <w:rsid w:val="00D60727"/>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rsid w:val="00D60727"/>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customStyle="1" w:styleId="ColorfulShading1">
    <w:name w:val="Colorful Shading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72C62" w:themeColor="accent1"/>
        <w:bottom w:val="single" w:sz="4" w:space="0" w:color="072C62" w:themeColor="accent1"/>
        <w:right w:val="single" w:sz="4" w:space="0" w:color="072C62" w:themeColor="accent1"/>
        <w:insideH w:val="single" w:sz="4" w:space="0" w:color="FFFFFF" w:themeColor="background1"/>
        <w:insideV w:val="single" w:sz="4" w:space="0" w:color="FFFFFF" w:themeColor="background1"/>
      </w:tblBorders>
    </w:tblPr>
    <w:tcPr>
      <w:shd w:val="clear" w:color="auto" w:fill="D9E7FC" w:themeFill="accen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41A3A" w:themeFill="accent1" w:themeFillShade="99"/>
      </w:tcPr>
    </w:tblStylePr>
    <w:tblStylePr w:type="firstCol">
      <w:rPr>
        <w:color w:val="FFFFFF" w:themeColor="background1"/>
      </w:rPr>
      <w:tblPr/>
      <w:tcPr>
        <w:tcBorders>
          <w:top w:val="nil"/>
          <w:left w:val="nil"/>
          <w:bottom w:val="nil"/>
          <w:right w:val="nil"/>
          <w:insideH w:val="single" w:sz="4" w:space="0" w:color="041A3A" w:themeColor="accent1" w:themeShade="99"/>
          <w:insideV w:val="nil"/>
        </w:tcBorders>
        <w:shd w:val="clear" w:color="auto" w:fill="041A3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41A3A" w:themeFill="accent1" w:themeFillShade="99"/>
      </w:tcPr>
    </w:tblStylePr>
    <w:tblStylePr w:type="band1Vert">
      <w:tblPr/>
      <w:tcPr>
        <w:shd w:val="clear" w:color="auto" w:fill="67A0F4" w:themeFill="accent1" w:themeFillTint="66"/>
      </w:tcPr>
    </w:tblStylePr>
    <w:tblStylePr w:type="band1Horz">
      <w:tblPr/>
      <w:tcPr>
        <w:shd w:val="clear" w:color="auto" w:fill="4289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CDD903" w:themeColor="accent2"/>
        <w:bottom w:val="single" w:sz="4" w:space="0" w:color="CDD903" w:themeColor="accent2"/>
        <w:right w:val="single" w:sz="4" w:space="0" w:color="CDD903" w:themeColor="accent2"/>
        <w:insideH w:val="single" w:sz="4" w:space="0" w:color="FFFFFF" w:themeColor="background1"/>
        <w:insideV w:val="single" w:sz="4" w:space="0" w:color="FFFFFF" w:themeColor="background1"/>
      </w:tblBorders>
    </w:tblPr>
    <w:tcPr>
      <w:shd w:val="clear" w:color="auto" w:fill="FDFEE2" w:themeFill="accent2"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1" w:themeFill="accent2" w:themeFillShade="99"/>
      </w:tcPr>
    </w:tblStylePr>
    <w:tblStylePr w:type="firstCol">
      <w:rPr>
        <w:color w:val="FFFFFF" w:themeColor="background1"/>
      </w:rPr>
      <w:tblPr/>
      <w:tcPr>
        <w:tcBorders>
          <w:top w:val="nil"/>
          <w:left w:val="nil"/>
          <w:bottom w:val="nil"/>
          <w:right w:val="nil"/>
          <w:insideH w:val="single" w:sz="4" w:space="0" w:color="7A8201" w:themeColor="accent2" w:themeShade="99"/>
          <w:insideV w:val="nil"/>
        </w:tcBorders>
        <w:shd w:val="clear" w:color="auto" w:fill="7A820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A8201" w:themeFill="accent2" w:themeFillShade="99"/>
      </w:tcPr>
    </w:tblStylePr>
    <w:tblStylePr w:type="band1Vert">
      <w:tblPr/>
      <w:tcPr>
        <w:shd w:val="clear" w:color="auto" w:fill="F6FD8C" w:themeFill="accent2" w:themeFillTint="66"/>
      </w:tcPr>
    </w:tblStylePr>
    <w:tblStylePr w:type="band1Horz">
      <w:tblPr/>
      <w:tcPr>
        <w:shd w:val="clear" w:color="auto" w:fill="F4FD7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60727"/>
    <w:rPr>
      <w:color w:val="000000" w:themeColor="text1"/>
    </w:rPr>
    <w:tblPr>
      <w:tblStyleRowBandSize w:val="1"/>
      <w:tblStyleColBandSize w:val="1"/>
      <w:tblBorders>
        <w:top w:val="single" w:sz="24" w:space="0" w:color="FF6600" w:themeColor="accent4"/>
        <w:left w:val="single" w:sz="4" w:space="0" w:color="A1A1A1" w:themeColor="accent3"/>
        <w:bottom w:val="single" w:sz="4" w:space="0" w:color="A1A1A1" w:themeColor="accent3"/>
        <w:right w:val="single" w:sz="4" w:space="0" w:color="A1A1A1" w:themeColor="accent3"/>
        <w:insideH w:val="single" w:sz="4" w:space="0" w:color="FFFFFF" w:themeColor="background1"/>
        <w:insideV w:val="single" w:sz="4" w:space="0" w:color="FFFFFF" w:themeColor="background1"/>
      </w:tblBorders>
    </w:tblPr>
    <w:tcPr>
      <w:shd w:val="clear" w:color="auto" w:fill="F5F5F5" w:themeFill="accent3" w:themeFillTint="19"/>
    </w:tcPr>
    <w:tblStylePr w:type="firstRow">
      <w:rPr>
        <w:b/>
        <w:bCs/>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6060" w:themeFill="accent3" w:themeFillShade="99"/>
      </w:tcPr>
    </w:tblStylePr>
    <w:tblStylePr w:type="firstCol">
      <w:rPr>
        <w:color w:val="FFFFFF" w:themeColor="background1"/>
      </w:rPr>
      <w:tblPr/>
      <w:tcPr>
        <w:tcBorders>
          <w:top w:val="nil"/>
          <w:left w:val="nil"/>
          <w:bottom w:val="nil"/>
          <w:right w:val="nil"/>
          <w:insideH w:val="single" w:sz="4" w:space="0" w:color="606060" w:themeColor="accent3" w:themeShade="99"/>
          <w:insideV w:val="nil"/>
        </w:tcBorders>
        <w:shd w:val="clear" w:color="auto" w:fill="60606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6060" w:themeFill="accent3" w:themeFillShade="99"/>
      </w:tcPr>
    </w:tblStylePr>
    <w:tblStylePr w:type="band1Vert">
      <w:tblPr/>
      <w:tcPr>
        <w:shd w:val="clear" w:color="auto" w:fill="D9D9D9" w:themeFill="accent3" w:themeFillTint="66"/>
      </w:tcPr>
    </w:tblStylePr>
    <w:tblStylePr w:type="band1Horz">
      <w:tblPr/>
      <w:tcPr>
        <w:shd w:val="clear" w:color="auto" w:fill="D0D0D0" w:themeFill="accent3" w:themeFillTint="7F"/>
      </w:tcPr>
    </w:tblStylePr>
  </w:style>
  <w:style w:type="table" w:styleId="ColorfulShading-Accent4">
    <w:name w:val="Colorful Shading Accent 4"/>
    <w:basedOn w:val="TableNormal"/>
    <w:uiPriority w:val="71"/>
    <w:rsid w:val="00D60727"/>
    <w:rPr>
      <w:color w:val="000000" w:themeColor="text1"/>
    </w:rPr>
    <w:tblPr>
      <w:tblStyleRowBandSize w:val="1"/>
      <w:tblStyleColBandSize w:val="1"/>
      <w:tblBorders>
        <w:top w:val="single" w:sz="24" w:space="0" w:color="A1A1A1" w:themeColor="accent3"/>
        <w:left w:val="single" w:sz="4" w:space="0" w:color="FF6600" w:themeColor="accent4"/>
        <w:bottom w:val="single" w:sz="4" w:space="0" w:color="FF6600" w:themeColor="accent4"/>
        <w:right w:val="single" w:sz="4" w:space="0" w:color="FF6600" w:themeColor="accent4"/>
        <w:insideH w:val="single" w:sz="4" w:space="0" w:color="FFFFFF" w:themeColor="background1"/>
        <w:insideV w:val="single" w:sz="4" w:space="0" w:color="FFFFFF" w:themeColor="background1"/>
      </w:tblBorders>
    </w:tblPr>
    <w:tcPr>
      <w:shd w:val="clear" w:color="auto" w:fill="FFF0E6" w:themeFill="accent4" w:themeFillTint="19"/>
    </w:tcPr>
    <w:tblStylePr w:type="firstRow">
      <w:rPr>
        <w:b/>
        <w:bCs/>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D00" w:themeFill="accent4" w:themeFillShade="99"/>
      </w:tcPr>
    </w:tblStylePr>
    <w:tblStylePr w:type="firstCol">
      <w:rPr>
        <w:color w:val="FFFFFF" w:themeColor="background1"/>
      </w:rPr>
      <w:tblPr/>
      <w:tcPr>
        <w:tcBorders>
          <w:top w:val="nil"/>
          <w:left w:val="nil"/>
          <w:bottom w:val="nil"/>
          <w:right w:val="nil"/>
          <w:insideH w:val="single" w:sz="4" w:space="0" w:color="993D00" w:themeColor="accent4" w:themeShade="99"/>
          <w:insideV w:val="nil"/>
        </w:tcBorders>
        <w:shd w:val="clear" w:color="auto" w:fill="993D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3D00" w:themeFill="accent4" w:themeFillShade="99"/>
      </w:tcPr>
    </w:tblStylePr>
    <w:tblStylePr w:type="band1Vert">
      <w:tblPr/>
      <w:tcPr>
        <w:shd w:val="clear" w:color="auto" w:fill="FFC199" w:themeFill="accent4" w:themeFillTint="66"/>
      </w:tcPr>
    </w:tblStylePr>
    <w:tblStylePr w:type="band1Horz">
      <w:tblPr/>
      <w:tcPr>
        <w:shd w:val="clear" w:color="auto" w:fill="FFB2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60727"/>
    <w:rPr>
      <w:color w:val="000000" w:themeColor="text1"/>
    </w:rPr>
    <w:tblPr>
      <w:tblStyleRowBandSize w:val="1"/>
      <w:tblStyleColBandSize w:val="1"/>
      <w:tblBorders>
        <w:top w:val="single" w:sz="24" w:space="0" w:color="FFFFFF"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60727"/>
    <w:rPr>
      <w:color w:val="000000" w:themeColor="text1"/>
    </w:rPr>
    <w:tblPr>
      <w:tblStyleRowBandSize w:val="1"/>
      <w:tblStyleColBandSize w:val="1"/>
      <w:tblBorders>
        <w:top w:val="single" w:sz="24" w:space="0" w:color="FFCC00"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999999" w:themeColor="accent6" w:themeShade="99"/>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D60727"/>
    <w:rPr>
      <w:sz w:val="16"/>
      <w:szCs w:val="16"/>
    </w:rPr>
  </w:style>
  <w:style w:type="table" w:customStyle="1" w:styleId="DarkList1">
    <w:name w:val="Dark List1"/>
    <w:basedOn w:val="TableNormal"/>
    <w:uiPriority w:val="70"/>
    <w:rsid w:val="00D6072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60727"/>
    <w:rPr>
      <w:color w:val="FFFFFF" w:themeColor="background1"/>
    </w:rPr>
    <w:tblPr>
      <w:tblStyleRowBandSize w:val="1"/>
      <w:tblStyleColBandSize w:val="1"/>
    </w:tblPr>
    <w:tcPr>
      <w:shd w:val="clear" w:color="auto" w:fill="072C6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3153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52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52049" w:themeFill="accent1" w:themeFillShade="BF"/>
      </w:tcPr>
    </w:tblStylePr>
    <w:tblStylePr w:type="band1Vert">
      <w:tblPr/>
      <w:tcPr>
        <w:tcBorders>
          <w:top w:val="nil"/>
          <w:left w:val="nil"/>
          <w:bottom w:val="nil"/>
          <w:right w:val="nil"/>
          <w:insideH w:val="nil"/>
          <w:insideV w:val="nil"/>
        </w:tcBorders>
        <w:shd w:val="clear" w:color="auto" w:fill="052049" w:themeFill="accent1" w:themeFillShade="BF"/>
      </w:tcPr>
    </w:tblStylePr>
    <w:tblStylePr w:type="band1Horz">
      <w:tblPr/>
      <w:tcPr>
        <w:tcBorders>
          <w:top w:val="nil"/>
          <w:left w:val="nil"/>
          <w:bottom w:val="nil"/>
          <w:right w:val="nil"/>
          <w:insideH w:val="nil"/>
          <w:insideV w:val="nil"/>
        </w:tcBorders>
        <w:shd w:val="clear" w:color="auto" w:fill="052049" w:themeFill="accent1" w:themeFillShade="BF"/>
      </w:tcPr>
    </w:tblStylePr>
  </w:style>
  <w:style w:type="table" w:styleId="DarkList-Accent2">
    <w:name w:val="Dark List Accent 2"/>
    <w:basedOn w:val="TableNormal"/>
    <w:uiPriority w:val="70"/>
    <w:rsid w:val="00D60727"/>
    <w:rPr>
      <w:color w:val="FFFFFF" w:themeColor="background1"/>
    </w:rPr>
    <w:tblPr>
      <w:tblStyleRowBandSize w:val="1"/>
      <w:tblStyleColBandSize w:val="1"/>
    </w:tblPr>
    <w:tcPr>
      <w:shd w:val="clear" w:color="auto" w:fill="CDD90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B0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8A20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8A202" w:themeFill="accent2" w:themeFillShade="BF"/>
      </w:tcPr>
    </w:tblStylePr>
    <w:tblStylePr w:type="band1Vert">
      <w:tblPr/>
      <w:tcPr>
        <w:tcBorders>
          <w:top w:val="nil"/>
          <w:left w:val="nil"/>
          <w:bottom w:val="nil"/>
          <w:right w:val="nil"/>
          <w:insideH w:val="nil"/>
          <w:insideV w:val="nil"/>
        </w:tcBorders>
        <w:shd w:val="clear" w:color="auto" w:fill="98A202" w:themeFill="accent2" w:themeFillShade="BF"/>
      </w:tcPr>
    </w:tblStylePr>
    <w:tblStylePr w:type="band1Horz">
      <w:tblPr/>
      <w:tcPr>
        <w:tcBorders>
          <w:top w:val="nil"/>
          <w:left w:val="nil"/>
          <w:bottom w:val="nil"/>
          <w:right w:val="nil"/>
          <w:insideH w:val="nil"/>
          <w:insideV w:val="nil"/>
        </w:tcBorders>
        <w:shd w:val="clear" w:color="auto" w:fill="98A202" w:themeFill="accent2" w:themeFillShade="BF"/>
      </w:tcPr>
    </w:tblStylePr>
  </w:style>
  <w:style w:type="table" w:styleId="DarkList-Accent3">
    <w:name w:val="Dark List Accent 3"/>
    <w:basedOn w:val="TableNormal"/>
    <w:uiPriority w:val="70"/>
    <w:rsid w:val="00D60727"/>
    <w:rPr>
      <w:color w:val="FFFFFF" w:themeColor="background1"/>
    </w:rPr>
    <w:tblPr>
      <w:tblStyleRowBandSize w:val="1"/>
      <w:tblStyleColBandSize w:val="1"/>
    </w:tblPr>
    <w:tcPr>
      <w:shd w:val="clear" w:color="auto" w:fill="A1A1A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0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787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7878" w:themeFill="accent3" w:themeFillShade="BF"/>
      </w:tcPr>
    </w:tblStylePr>
    <w:tblStylePr w:type="band1Vert">
      <w:tblPr/>
      <w:tcPr>
        <w:tcBorders>
          <w:top w:val="nil"/>
          <w:left w:val="nil"/>
          <w:bottom w:val="nil"/>
          <w:right w:val="nil"/>
          <w:insideH w:val="nil"/>
          <w:insideV w:val="nil"/>
        </w:tcBorders>
        <w:shd w:val="clear" w:color="auto" w:fill="787878" w:themeFill="accent3" w:themeFillShade="BF"/>
      </w:tcPr>
    </w:tblStylePr>
    <w:tblStylePr w:type="band1Horz">
      <w:tblPr/>
      <w:tcPr>
        <w:tcBorders>
          <w:top w:val="nil"/>
          <w:left w:val="nil"/>
          <w:bottom w:val="nil"/>
          <w:right w:val="nil"/>
          <w:insideH w:val="nil"/>
          <w:insideV w:val="nil"/>
        </w:tcBorders>
        <w:shd w:val="clear" w:color="auto" w:fill="787878" w:themeFill="accent3" w:themeFillShade="BF"/>
      </w:tcPr>
    </w:tblStylePr>
  </w:style>
  <w:style w:type="table" w:styleId="DarkList-Accent4">
    <w:name w:val="Dark List Accent 4"/>
    <w:basedOn w:val="TableNormal"/>
    <w:uiPriority w:val="70"/>
    <w:rsid w:val="00D60727"/>
    <w:rPr>
      <w:color w:val="FFFFFF" w:themeColor="background1"/>
    </w:rPr>
    <w:tblPr>
      <w:tblStyleRowBandSize w:val="1"/>
      <w:tblStyleColBandSize w:val="1"/>
    </w:tblPr>
    <w:tcPr>
      <w:shd w:val="clear" w:color="auto" w:fill="FF66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2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4C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4C00" w:themeFill="accent4" w:themeFillShade="BF"/>
      </w:tcPr>
    </w:tblStylePr>
    <w:tblStylePr w:type="band1Vert">
      <w:tblPr/>
      <w:tcPr>
        <w:tcBorders>
          <w:top w:val="nil"/>
          <w:left w:val="nil"/>
          <w:bottom w:val="nil"/>
          <w:right w:val="nil"/>
          <w:insideH w:val="nil"/>
          <w:insideV w:val="nil"/>
        </w:tcBorders>
        <w:shd w:val="clear" w:color="auto" w:fill="BF4C00" w:themeFill="accent4" w:themeFillShade="BF"/>
      </w:tcPr>
    </w:tblStylePr>
    <w:tblStylePr w:type="band1Horz">
      <w:tblPr/>
      <w:tcPr>
        <w:tcBorders>
          <w:top w:val="nil"/>
          <w:left w:val="nil"/>
          <w:bottom w:val="nil"/>
          <w:right w:val="nil"/>
          <w:insideH w:val="nil"/>
          <w:insideV w:val="nil"/>
        </w:tcBorders>
        <w:shd w:val="clear" w:color="auto" w:fill="BF4C00" w:themeFill="accent4" w:themeFillShade="BF"/>
      </w:tcPr>
    </w:tblStylePr>
  </w:style>
  <w:style w:type="table" w:styleId="DarkList-Accent5">
    <w:name w:val="Dark List Accent 5"/>
    <w:basedOn w:val="TableNormal"/>
    <w:uiPriority w:val="70"/>
    <w:rsid w:val="00D60727"/>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rsid w:val="00D60727"/>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character" w:styleId="Emphasis">
    <w:name w:val="Emphasis"/>
    <w:basedOn w:val="DefaultParagraphFont"/>
    <w:semiHidden/>
    <w:rsid w:val="00D60727"/>
    <w:rPr>
      <w:i/>
      <w:iCs/>
    </w:rPr>
  </w:style>
  <w:style w:type="character" w:styleId="EndnoteReference">
    <w:name w:val="endnote reference"/>
    <w:basedOn w:val="DefaultParagraphFont"/>
    <w:semiHidden/>
    <w:rsid w:val="00D60727"/>
    <w:rPr>
      <w:vertAlign w:val="superscript"/>
    </w:rPr>
  </w:style>
  <w:style w:type="character" w:styleId="FootnoteReference">
    <w:name w:val="footnote reference"/>
    <w:basedOn w:val="DefaultParagraphFont"/>
    <w:semiHidden/>
    <w:rsid w:val="00D60727"/>
    <w:rPr>
      <w:vertAlign w:val="superscript"/>
    </w:rPr>
  </w:style>
  <w:style w:type="character" w:styleId="IntenseEmphasis">
    <w:name w:val="Intense Emphasis"/>
    <w:basedOn w:val="DefaultParagraphFont"/>
    <w:uiPriority w:val="21"/>
    <w:semiHidden/>
    <w:rsid w:val="00D60727"/>
    <w:rPr>
      <w:b/>
      <w:bCs/>
      <w:i/>
      <w:iCs/>
      <w:color w:val="072C62" w:themeColor="accent1"/>
    </w:rPr>
  </w:style>
  <w:style w:type="paragraph" w:styleId="IntenseQuote">
    <w:name w:val="Intense Quote"/>
    <w:basedOn w:val="Normal"/>
    <w:next w:val="Normal"/>
    <w:link w:val="IntenseQuoteChar"/>
    <w:uiPriority w:val="30"/>
    <w:semiHidden/>
    <w:rsid w:val="00D60727"/>
    <w:pPr>
      <w:pBdr>
        <w:bottom w:val="single" w:sz="4" w:space="4" w:color="072C62" w:themeColor="accent1"/>
      </w:pBdr>
      <w:spacing w:before="200" w:after="280"/>
      <w:ind w:left="936" w:right="936"/>
    </w:pPr>
    <w:rPr>
      <w:b/>
      <w:bCs/>
      <w:i/>
      <w:iCs/>
      <w:color w:val="072C62" w:themeColor="accent1"/>
    </w:rPr>
  </w:style>
  <w:style w:type="character" w:customStyle="1" w:styleId="IntenseQuoteChar">
    <w:name w:val="Intense Quote Char"/>
    <w:basedOn w:val="DefaultParagraphFont"/>
    <w:link w:val="IntenseQuote"/>
    <w:uiPriority w:val="30"/>
    <w:semiHidden/>
    <w:rsid w:val="00D60727"/>
    <w:rPr>
      <w:rFonts w:asciiTheme="minorHAnsi" w:hAnsiTheme="minorHAnsi"/>
      <w:b/>
      <w:bCs/>
      <w:i/>
      <w:iCs/>
      <w:color w:val="072C62" w:themeColor="accent1"/>
      <w:szCs w:val="24"/>
      <w:lang w:bidi="he-IL"/>
    </w:rPr>
  </w:style>
  <w:style w:type="character" w:styleId="IntenseReference">
    <w:name w:val="Intense Reference"/>
    <w:basedOn w:val="DefaultParagraphFont"/>
    <w:uiPriority w:val="32"/>
    <w:semiHidden/>
    <w:rsid w:val="00D60727"/>
    <w:rPr>
      <w:b/>
      <w:bCs/>
      <w:smallCaps/>
      <w:color w:val="CDD903" w:themeColor="accent2"/>
      <w:spacing w:val="5"/>
      <w:u w:val="single"/>
    </w:rPr>
  </w:style>
  <w:style w:type="table" w:customStyle="1" w:styleId="LightGrid1">
    <w:name w:val="Light Grid1"/>
    <w:basedOn w:val="TableNormal"/>
    <w:uiPriority w:val="62"/>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18" w:space="0" w:color="072C62" w:themeColor="accent1"/>
          <w:right w:val="single" w:sz="8" w:space="0" w:color="072C62" w:themeColor="accent1"/>
          <w:insideH w:val="nil"/>
          <w:insideV w:val="single" w:sz="8" w:space="0" w:color="072C6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insideH w:val="nil"/>
          <w:insideV w:val="single" w:sz="8" w:space="0" w:color="072C6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shd w:val="clear" w:color="auto" w:fill="A1C4F8" w:themeFill="accent1" w:themeFillTint="3F"/>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shd w:val="clear" w:color="auto" w:fill="A1C4F8" w:themeFill="accent1" w:themeFillTint="3F"/>
      </w:tcPr>
    </w:tblStylePr>
    <w:tblStylePr w:type="band2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tcPr>
    </w:tblStylePr>
  </w:style>
  <w:style w:type="table" w:styleId="LightGrid-Accent2">
    <w:name w:val="Light Grid Accent 2"/>
    <w:basedOn w:val="TableNormal"/>
    <w:uiPriority w:val="62"/>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18" w:space="0" w:color="CDD903" w:themeColor="accent2"/>
          <w:right w:val="single" w:sz="8" w:space="0" w:color="CDD903" w:themeColor="accent2"/>
          <w:insideH w:val="nil"/>
          <w:insideV w:val="single" w:sz="8" w:space="0" w:color="CDD90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insideH w:val="nil"/>
          <w:insideV w:val="single" w:sz="8" w:space="0" w:color="CDD90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shd w:val="clear" w:color="auto" w:fill="FAFEB8" w:themeFill="accent2" w:themeFillTint="3F"/>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shd w:val="clear" w:color="auto" w:fill="FAFEB8" w:themeFill="accent2" w:themeFillTint="3F"/>
      </w:tcPr>
    </w:tblStylePr>
    <w:tblStylePr w:type="band2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tcPr>
    </w:tblStylePr>
  </w:style>
  <w:style w:type="table" w:styleId="LightGrid-Accent3">
    <w:name w:val="Light Grid Accent 3"/>
    <w:basedOn w:val="TableNormal"/>
    <w:uiPriority w:val="62"/>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18" w:space="0" w:color="A1A1A1" w:themeColor="accent3"/>
          <w:right w:val="single" w:sz="8" w:space="0" w:color="A1A1A1" w:themeColor="accent3"/>
          <w:insideH w:val="nil"/>
          <w:insideV w:val="single" w:sz="8" w:space="0" w:color="A1A1A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insideH w:val="nil"/>
          <w:insideV w:val="single" w:sz="8" w:space="0" w:color="A1A1A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shd w:val="clear" w:color="auto" w:fill="E7E7E7" w:themeFill="accent3" w:themeFillTint="3F"/>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shd w:val="clear" w:color="auto" w:fill="E7E7E7" w:themeFill="accent3" w:themeFillTint="3F"/>
      </w:tcPr>
    </w:tblStylePr>
    <w:tblStylePr w:type="band2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tcPr>
    </w:tblStylePr>
  </w:style>
  <w:style w:type="table" w:styleId="LightGrid-Accent4">
    <w:name w:val="Light Grid Accent 4"/>
    <w:basedOn w:val="TableNormal"/>
    <w:uiPriority w:val="62"/>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18" w:space="0" w:color="FF6600" w:themeColor="accent4"/>
          <w:right w:val="single" w:sz="8" w:space="0" w:color="FF6600" w:themeColor="accent4"/>
          <w:insideH w:val="nil"/>
          <w:insideV w:val="single" w:sz="8" w:space="0" w:color="FF66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insideH w:val="nil"/>
          <w:insideV w:val="single" w:sz="8" w:space="0" w:color="FF66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shd w:val="clear" w:color="auto" w:fill="FFD9C0" w:themeFill="accent4" w:themeFillTint="3F"/>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shd w:val="clear" w:color="auto" w:fill="FFD9C0" w:themeFill="accent4" w:themeFillTint="3F"/>
      </w:tcPr>
    </w:tblStylePr>
    <w:tblStylePr w:type="band2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tcPr>
    </w:tblStylePr>
  </w:style>
  <w:style w:type="table" w:styleId="LightGrid-Accent5">
    <w:name w:val="Light Grid Accent 5"/>
    <w:basedOn w:val="TableNormal"/>
    <w:uiPriority w:val="62"/>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FFFFF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FFFFF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tcPr>
    </w:tblStylePr>
  </w:style>
  <w:style w:type="table" w:customStyle="1" w:styleId="LightList1">
    <w:name w:val="Light List1"/>
    <w:basedOn w:val="TableNormal"/>
    <w:uiPriority w:val="61"/>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pPr>
        <w:spacing w:before="0" w:after="0" w:line="240" w:lineRule="auto"/>
      </w:pPr>
      <w:rPr>
        <w:b/>
        <w:bCs/>
        <w:color w:val="FFFFFF" w:themeColor="background1"/>
      </w:rPr>
      <w:tblPr/>
      <w:tcPr>
        <w:shd w:val="clear" w:color="auto" w:fill="072C62" w:themeFill="accent1"/>
      </w:tcPr>
    </w:tblStylePr>
    <w:tblStylePr w:type="lastRow">
      <w:pPr>
        <w:spacing w:before="0" w:after="0" w:line="240" w:lineRule="auto"/>
      </w:pPr>
      <w:rPr>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tcBorders>
      </w:tcPr>
    </w:tblStylePr>
    <w:tblStylePr w:type="firstCol">
      <w:rPr>
        <w:b/>
        <w:bCs/>
      </w:rPr>
    </w:tblStylePr>
    <w:tblStylePr w:type="lastCol">
      <w:rPr>
        <w:b/>
        <w:bCs/>
      </w:r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style>
  <w:style w:type="table" w:styleId="LightList-Accent2">
    <w:name w:val="Light List Accent 2"/>
    <w:basedOn w:val="TableNormal"/>
    <w:uiPriority w:val="61"/>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pPr>
        <w:spacing w:before="0" w:after="0" w:line="240" w:lineRule="auto"/>
      </w:pPr>
      <w:rPr>
        <w:b/>
        <w:bCs/>
        <w:color w:val="FFFFFF" w:themeColor="background1"/>
      </w:rPr>
      <w:tblPr/>
      <w:tcPr>
        <w:shd w:val="clear" w:color="auto" w:fill="CDD903" w:themeFill="accent2"/>
      </w:tcPr>
    </w:tblStylePr>
    <w:tblStylePr w:type="lastRow">
      <w:pPr>
        <w:spacing w:before="0" w:after="0" w:line="240" w:lineRule="auto"/>
      </w:pPr>
      <w:rPr>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tcBorders>
      </w:tcPr>
    </w:tblStylePr>
    <w:tblStylePr w:type="firstCol">
      <w:rPr>
        <w:b/>
        <w:bCs/>
      </w:rPr>
    </w:tblStylePr>
    <w:tblStylePr w:type="lastCol">
      <w:rPr>
        <w:b/>
        <w:bCs/>
      </w:r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style>
  <w:style w:type="table" w:styleId="LightList-Accent3">
    <w:name w:val="Light List Accent 3"/>
    <w:basedOn w:val="TableNormal"/>
    <w:uiPriority w:val="61"/>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pPr>
        <w:spacing w:before="0" w:after="0" w:line="240" w:lineRule="auto"/>
      </w:pPr>
      <w:rPr>
        <w:b/>
        <w:bCs/>
        <w:color w:val="FFFFFF" w:themeColor="background1"/>
      </w:rPr>
      <w:tblPr/>
      <w:tcPr>
        <w:shd w:val="clear" w:color="auto" w:fill="A1A1A1" w:themeFill="accent3"/>
      </w:tcPr>
    </w:tblStylePr>
    <w:tblStylePr w:type="lastRow">
      <w:pPr>
        <w:spacing w:before="0" w:after="0" w:line="240" w:lineRule="auto"/>
      </w:pPr>
      <w:rPr>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tcBorders>
      </w:tcPr>
    </w:tblStylePr>
    <w:tblStylePr w:type="firstCol">
      <w:rPr>
        <w:b/>
        <w:bCs/>
      </w:rPr>
    </w:tblStylePr>
    <w:tblStylePr w:type="lastCol">
      <w:rPr>
        <w:b/>
        <w:bCs/>
      </w:r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style>
  <w:style w:type="table" w:styleId="LightList-Accent4">
    <w:name w:val="Light List Accent 4"/>
    <w:basedOn w:val="TableNormal"/>
    <w:uiPriority w:val="61"/>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pPr>
        <w:spacing w:before="0" w:after="0" w:line="240" w:lineRule="auto"/>
      </w:pPr>
      <w:rPr>
        <w:b/>
        <w:bCs/>
        <w:color w:val="FFFFFF" w:themeColor="background1"/>
      </w:rPr>
      <w:tblPr/>
      <w:tcPr>
        <w:shd w:val="clear" w:color="auto" w:fill="FF6600" w:themeFill="accent4"/>
      </w:tcPr>
    </w:tblStylePr>
    <w:tblStylePr w:type="lastRow">
      <w:pPr>
        <w:spacing w:before="0" w:after="0" w:line="240" w:lineRule="auto"/>
      </w:pPr>
      <w:rPr>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tcBorders>
      </w:tcPr>
    </w:tblStylePr>
    <w:tblStylePr w:type="firstCol">
      <w:rPr>
        <w:b/>
        <w:bCs/>
      </w:rPr>
    </w:tblStylePr>
    <w:tblStylePr w:type="lastCol">
      <w:rPr>
        <w:b/>
        <w:bCs/>
      </w:r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style>
  <w:style w:type="table" w:styleId="LightList-Accent5">
    <w:name w:val="Light List Accent 5"/>
    <w:basedOn w:val="TableNormal"/>
    <w:uiPriority w:val="61"/>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customStyle="1" w:styleId="LightShading1">
    <w:name w:val="Light Shading1"/>
    <w:basedOn w:val="TableNormal"/>
    <w:uiPriority w:val="60"/>
    <w:rsid w:val="00D6072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60727"/>
    <w:rPr>
      <w:color w:val="052049" w:themeColor="accent1" w:themeShade="BF"/>
    </w:rPr>
    <w:tblPr>
      <w:tblStyleRowBandSize w:val="1"/>
      <w:tblStyleColBandSize w:val="1"/>
      <w:tblBorders>
        <w:top w:val="single" w:sz="8" w:space="0" w:color="072C62" w:themeColor="accent1"/>
        <w:bottom w:val="single" w:sz="8" w:space="0" w:color="072C62" w:themeColor="accent1"/>
      </w:tblBorders>
    </w:tblPr>
    <w:tblStylePr w:type="fir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la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left w:val="nil"/>
          <w:right w:val="nil"/>
          <w:insideH w:val="nil"/>
          <w:insideV w:val="nil"/>
        </w:tcBorders>
        <w:shd w:val="clear" w:color="auto" w:fill="A1C4F8" w:themeFill="accent1" w:themeFillTint="3F"/>
      </w:tcPr>
    </w:tblStylePr>
  </w:style>
  <w:style w:type="table" w:styleId="LightShading-Accent2">
    <w:name w:val="Light Shading Accent 2"/>
    <w:basedOn w:val="TableNormal"/>
    <w:uiPriority w:val="60"/>
    <w:rsid w:val="00D60727"/>
    <w:rPr>
      <w:color w:val="98A202" w:themeColor="accent2" w:themeShade="BF"/>
    </w:rPr>
    <w:tblPr>
      <w:tblStyleRowBandSize w:val="1"/>
      <w:tblStyleColBandSize w:val="1"/>
      <w:tblBorders>
        <w:top w:val="single" w:sz="8" w:space="0" w:color="CDD903" w:themeColor="accent2"/>
        <w:bottom w:val="single" w:sz="8" w:space="0" w:color="CDD903" w:themeColor="accent2"/>
      </w:tblBorders>
    </w:tblPr>
    <w:tblStylePr w:type="fir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la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left w:val="nil"/>
          <w:right w:val="nil"/>
          <w:insideH w:val="nil"/>
          <w:insideV w:val="nil"/>
        </w:tcBorders>
        <w:shd w:val="clear" w:color="auto" w:fill="FAFEB8" w:themeFill="accent2" w:themeFillTint="3F"/>
      </w:tcPr>
    </w:tblStylePr>
  </w:style>
  <w:style w:type="table" w:styleId="LightShading-Accent3">
    <w:name w:val="Light Shading Accent 3"/>
    <w:basedOn w:val="TableNormal"/>
    <w:uiPriority w:val="60"/>
    <w:rsid w:val="00D60727"/>
    <w:rPr>
      <w:color w:val="787878" w:themeColor="accent3" w:themeShade="BF"/>
    </w:rPr>
    <w:tblPr>
      <w:tblStyleRowBandSize w:val="1"/>
      <w:tblStyleColBandSize w:val="1"/>
      <w:tblBorders>
        <w:top w:val="single" w:sz="8" w:space="0" w:color="A1A1A1" w:themeColor="accent3"/>
        <w:bottom w:val="single" w:sz="8" w:space="0" w:color="A1A1A1" w:themeColor="accent3"/>
      </w:tblBorders>
    </w:tblPr>
    <w:tblStylePr w:type="fir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la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left w:val="nil"/>
          <w:right w:val="nil"/>
          <w:insideH w:val="nil"/>
          <w:insideV w:val="nil"/>
        </w:tcBorders>
        <w:shd w:val="clear" w:color="auto" w:fill="E7E7E7" w:themeFill="accent3" w:themeFillTint="3F"/>
      </w:tcPr>
    </w:tblStylePr>
  </w:style>
  <w:style w:type="table" w:styleId="LightShading-Accent4">
    <w:name w:val="Light Shading Accent 4"/>
    <w:basedOn w:val="TableNormal"/>
    <w:uiPriority w:val="60"/>
    <w:rsid w:val="00D60727"/>
    <w:rPr>
      <w:color w:val="BF4C00" w:themeColor="accent4" w:themeShade="BF"/>
    </w:rPr>
    <w:tblPr>
      <w:tblStyleRowBandSize w:val="1"/>
      <w:tblStyleColBandSize w:val="1"/>
      <w:tblBorders>
        <w:top w:val="single" w:sz="8" w:space="0" w:color="FF6600" w:themeColor="accent4"/>
        <w:bottom w:val="single" w:sz="8" w:space="0" w:color="FF6600" w:themeColor="accent4"/>
      </w:tblBorders>
    </w:tblPr>
    <w:tblStylePr w:type="fir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la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left w:val="nil"/>
          <w:right w:val="nil"/>
          <w:insideH w:val="nil"/>
          <w:insideV w:val="nil"/>
        </w:tcBorders>
        <w:shd w:val="clear" w:color="auto" w:fill="FFD9C0" w:themeFill="accent4" w:themeFillTint="3F"/>
      </w:tcPr>
    </w:tblStylePr>
  </w:style>
  <w:style w:type="table" w:styleId="LightShading-Accent5">
    <w:name w:val="Light Shading Accent 5"/>
    <w:basedOn w:val="TableNormal"/>
    <w:uiPriority w:val="60"/>
    <w:rsid w:val="00D60727"/>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rsid w:val="00D60727"/>
    <w:rPr>
      <w:color w:val="BFBFBF" w:themeColor="accent6" w:themeShade="BF"/>
    </w:rPr>
    <w:tblPr>
      <w:tblStyleRowBandSize w:val="1"/>
      <w:tblStyleColBandSize w:val="1"/>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paragraph" w:styleId="ListParagraph">
    <w:name w:val="List Paragraph"/>
    <w:basedOn w:val="Normal"/>
    <w:uiPriority w:val="34"/>
    <w:semiHidden/>
    <w:rsid w:val="00D60727"/>
    <w:pPr>
      <w:ind w:left="720"/>
      <w:contextualSpacing/>
    </w:pPr>
  </w:style>
  <w:style w:type="table" w:customStyle="1" w:styleId="MediumGrid11">
    <w:name w:val="Medium Grid 11"/>
    <w:basedOn w:val="TableNormal"/>
    <w:uiPriority w:val="67"/>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insideV w:val="single" w:sz="8" w:space="0" w:color="0D56C0" w:themeColor="accent1" w:themeTint="BF"/>
      </w:tblBorders>
    </w:tblPr>
    <w:tcPr>
      <w:shd w:val="clear" w:color="auto" w:fill="A1C4F8" w:themeFill="accent1" w:themeFillTint="3F"/>
    </w:tcPr>
    <w:tblStylePr w:type="firstRow">
      <w:rPr>
        <w:b/>
        <w:bCs/>
      </w:rPr>
    </w:tblStylePr>
    <w:tblStylePr w:type="lastRow">
      <w:rPr>
        <w:b/>
        <w:bCs/>
      </w:rPr>
      <w:tblPr/>
      <w:tcPr>
        <w:tcBorders>
          <w:top w:val="single" w:sz="18" w:space="0" w:color="0D56C0" w:themeColor="accent1" w:themeTint="BF"/>
        </w:tcBorders>
      </w:tcPr>
    </w:tblStylePr>
    <w:tblStylePr w:type="firstCol">
      <w:rPr>
        <w:b/>
        <w:bCs/>
      </w:rPr>
    </w:tblStylePr>
    <w:tblStylePr w:type="lastCol">
      <w:rPr>
        <w:b/>
        <w:bCs/>
      </w:r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MediumGrid1-Accent2">
    <w:name w:val="Medium Grid 1 Accent 2"/>
    <w:basedOn w:val="TableNormal"/>
    <w:uiPriority w:val="67"/>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insideV w:val="single" w:sz="8" w:space="0" w:color="EFFC28" w:themeColor="accent2" w:themeTint="BF"/>
      </w:tblBorders>
    </w:tblPr>
    <w:tcPr>
      <w:shd w:val="clear" w:color="auto" w:fill="FAFEB8" w:themeFill="accent2" w:themeFillTint="3F"/>
    </w:tcPr>
    <w:tblStylePr w:type="firstRow">
      <w:rPr>
        <w:b/>
        <w:bCs/>
      </w:rPr>
    </w:tblStylePr>
    <w:tblStylePr w:type="lastRow">
      <w:rPr>
        <w:b/>
        <w:bCs/>
      </w:rPr>
      <w:tblPr/>
      <w:tcPr>
        <w:tcBorders>
          <w:top w:val="single" w:sz="18" w:space="0" w:color="EFFC28" w:themeColor="accent2" w:themeTint="BF"/>
        </w:tcBorders>
      </w:tcPr>
    </w:tblStylePr>
    <w:tblStylePr w:type="firstCol">
      <w:rPr>
        <w:b/>
        <w:bCs/>
      </w:rPr>
    </w:tblStylePr>
    <w:tblStylePr w:type="lastCol">
      <w:rPr>
        <w:b/>
        <w:bCs/>
      </w:r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MediumGrid1-Accent3">
    <w:name w:val="Medium Grid 1 Accent 3"/>
    <w:basedOn w:val="TableNormal"/>
    <w:uiPriority w:val="67"/>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insideV w:val="single" w:sz="8" w:space="0" w:color="B8B8B8" w:themeColor="accent3" w:themeTint="BF"/>
      </w:tblBorders>
    </w:tblPr>
    <w:tcPr>
      <w:shd w:val="clear" w:color="auto" w:fill="E7E7E7" w:themeFill="accent3" w:themeFillTint="3F"/>
    </w:tcPr>
    <w:tblStylePr w:type="firstRow">
      <w:rPr>
        <w:b/>
        <w:bCs/>
      </w:rPr>
    </w:tblStylePr>
    <w:tblStylePr w:type="lastRow">
      <w:rPr>
        <w:b/>
        <w:bCs/>
      </w:rPr>
      <w:tblPr/>
      <w:tcPr>
        <w:tcBorders>
          <w:top w:val="single" w:sz="18" w:space="0" w:color="B8B8B8" w:themeColor="accent3" w:themeTint="BF"/>
        </w:tcBorders>
      </w:tcPr>
    </w:tblStylePr>
    <w:tblStylePr w:type="firstCol">
      <w:rPr>
        <w:b/>
        <w:bCs/>
      </w:rPr>
    </w:tblStylePr>
    <w:tblStylePr w:type="lastCol">
      <w:rPr>
        <w:b/>
        <w:bCs/>
      </w:r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MediumGrid1-Accent4">
    <w:name w:val="Medium Grid 1 Accent 4"/>
    <w:basedOn w:val="TableNormal"/>
    <w:uiPriority w:val="67"/>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insideV w:val="single" w:sz="8" w:space="0" w:color="FF8C40" w:themeColor="accent4" w:themeTint="BF"/>
      </w:tblBorders>
    </w:tblPr>
    <w:tcPr>
      <w:shd w:val="clear" w:color="auto" w:fill="FFD9C0" w:themeFill="accent4" w:themeFillTint="3F"/>
    </w:tcPr>
    <w:tblStylePr w:type="firstRow">
      <w:rPr>
        <w:b/>
        <w:bCs/>
      </w:rPr>
    </w:tblStylePr>
    <w:tblStylePr w:type="lastRow">
      <w:rPr>
        <w:b/>
        <w:bCs/>
      </w:rPr>
      <w:tblPr/>
      <w:tcPr>
        <w:tcBorders>
          <w:top w:val="single" w:sz="18" w:space="0" w:color="FF8C40" w:themeColor="accent4" w:themeTint="BF"/>
        </w:tcBorders>
      </w:tcPr>
    </w:tblStylePr>
    <w:tblStylePr w:type="firstCol">
      <w:rPr>
        <w:b/>
        <w:bCs/>
      </w:rPr>
    </w:tblStylePr>
    <w:tblStylePr w:type="lastCol">
      <w:rPr>
        <w:b/>
        <w:bCs/>
      </w:r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MediumGrid1-Accent5">
    <w:name w:val="Medium Grid 1 Accent 5"/>
    <w:basedOn w:val="TableNormal"/>
    <w:uiPriority w:val="67"/>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MediumGrid21">
    <w:name w:val="Medium Grid 2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cPr>
      <w:shd w:val="clear" w:color="auto" w:fill="A1C4F8" w:themeFill="accent1" w:themeFillTint="3F"/>
    </w:tcPr>
    <w:tblStylePr w:type="firstRow">
      <w:rPr>
        <w:b/>
        <w:bCs/>
        <w:color w:val="000000" w:themeColor="text1"/>
      </w:rPr>
      <w:tblPr/>
      <w:tcPr>
        <w:shd w:val="clear" w:color="auto" w:fill="D9E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CFF9" w:themeFill="accent1" w:themeFillTint="33"/>
      </w:tcPr>
    </w:tblStylePr>
    <w:tblStylePr w:type="band1Vert">
      <w:tblPr/>
      <w:tcPr>
        <w:shd w:val="clear" w:color="auto" w:fill="4289F1" w:themeFill="accent1" w:themeFillTint="7F"/>
      </w:tcPr>
    </w:tblStylePr>
    <w:tblStylePr w:type="band1Horz">
      <w:tblPr/>
      <w:tcPr>
        <w:tcBorders>
          <w:insideH w:val="single" w:sz="6" w:space="0" w:color="072C62" w:themeColor="accent1"/>
          <w:insideV w:val="single" w:sz="6" w:space="0" w:color="072C62" w:themeColor="accent1"/>
        </w:tcBorders>
        <w:shd w:val="clear" w:color="auto" w:fill="4289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cPr>
      <w:shd w:val="clear" w:color="auto" w:fill="FAFEB8" w:themeFill="accent2" w:themeFillTint="3F"/>
    </w:tcPr>
    <w:tblStylePr w:type="firstRow">
      <w:rPr>
        <w:b/>
        <w:bCs/>
        <w:color w:val="000000" w:themeColor="text1"/>
      </w:rPr>
      <w:tblPr/>
      <w:tcPr>
        <w:shd w:val="clear" w:color="auto" w:fill="FDFEE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EC5" w:themeFill="accent2" w:themeFillTint="33"/>
      </w:tcPr>
    </w:tblStylePr>
    <w:tblStylePr w:type="band1Vert">
      <w:tblPr/>
      <w:tcPr>
        <w:shd w:val="clear" w:color="auto" w:fill="F4FD70" w:themeFill="accent2" w:themeFillTint="7F"/>
      </w:tcPr>
    </w:tblStylePr>
    <w:tblStylePr w:type="band1Horz">
      <w:tblPr/>
      <w:tcPr>
        <w:tcBorders>
          <w:insideH w:val="single" w:sz="6" w:space="0" w:color="CDD903" w:themeColor="accent2"/>
          <w:insideV w:val="single" w:sz="6" w:space="0" w:color="CDD903" w:themeColor="accent2"/>
        </w:tcBorders>
        <w:shd w:val="clear" w:color="auto" w:fill="F4FD7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cPr>
      <w:shd w:val="clear" w:color="auto" w:fill="E7E7E7" w:themeFill="accent3" w:themeFillTint="3F"/>
    </w:tcPr>
    <w:tblStylePr w:type="firstRow">
      <w:rPr>
        <w:b/>
        <w:bCs/>
        <w:color w:val="000000" w:themeColor="text1"/>
      </w:rPr>
      <w:tblPr/>
      <w:tcPr>
        <w:shd w:val="clear" w:color="auto" w:fill="F5F5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0D0D0" w:themeFill="accent3" w:themeFillTint="7F"/>
      </w:tcPr>
    </w:tblStylePr>
    <w:tblStylePr w:type="band1Horz">
      <w:tblPr/>
      <w:tcPr>
        <w:tcBorders>
          <w:insideH w:val="single" w:sz="6" w:space="0" w:color="A1A1A1" w:themeColor="accent3"/>
          <w:insideV w:val="single" w:sz="6" w:space="0" w:color="A1A1A1" w:themeColor="accent3"/>
        </w:tcBorders>
        <w:shd w:val="clear" w:color="auto" w:fill="D0D0D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cPr>
      <w:shd w:val="clear" w:color="auto" w:fill="FFD9C0" w:themeFill="accent4" w:themeFillTint="3F"/>
    </w:tcPr>
    <w:tblStylePr w:type="firstRow">
      <w:rPr>
        <w:b/>
        <w:bCs/>
        <w:color w:val="000000" w:themeColor="text1"/>
      </w:rPr>
      <w:tblPr/>
      <w:tcPr>
        <w:shd w:val="clear" w:color="auto" w:fill="FFF0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CC" w:themeFill="accent4" w:themeFillTint="33"/>
      </w:tcPr>
    </w:tblStylePr>
    <w:tblStylePr w:type="band1Vert">
      <w:tblPr/>
      <w:tcPr>
        <w:shd w:val="clear" w:color="auto" w:fill="FFB280" w:themeFill="accent4" w:themeFillTint="7F"/>
      </w:tcPr>
    </w:tblStylePr>
    <w:tblStylePr w:type="band1Horz">
      <w:tblPr/>
      <w:tcPr>
        <w:tcBorders>
          <w:insideH w:val="single" w:sz="6" w:space="0" w:color="FF6600" w:themeColor="accent4"/>
          <w:insideV w:val="single" w:sz="6" w:space="0" w:color="FF6600" w:themeColor="accent4"/>
        </w:tcBorders>
        <w:shd w:val="clear" w:color="auto" w:fill="FFB2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FFFFFF" w:themeColor="accent6"/>
          <w:insideV w:val="single" w:sz="6" w:space="0" w:color="FFFFFF" w:themeColor="accent6"/>
        </w:tcBorders>
        <w:shd w:val="clear" w:color="auto" w:fill="FFFFFF"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4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72C6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72C6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9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9F1" w:themeFill="accent1" w:themeFillTint="7F"/>
      </w:tcPr>
    </w:tblStylePr>
  </w:style>
  <w:style w:type="table" w:styleId="MediumGrid3-Accent2">
    <w:name w:val="Medium Grid 3 Accent 2"/>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EB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90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90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D7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D70" w:themeFill="accent2" w:themeFillTint="7F"/>
      </w:tcPr>
    </w:tblStylePr>
  </w:style>
  <w:style w:type="table" w:styleId="MediumGrid3-Accent3">
    <w:name w:val="Medium Grid 3 Accent 3"/>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7E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A1A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A1A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D0D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D0D0" w:themeFill="accent3" w:themeFillTint="7F"/>
      </w:tcPr>
    </w:tblStylePr>
  </w:style>
  <w:style w:type="table" w:styleId="MediumGrid3-Accent4">
    <w:name w:val="Medium Grid 3 Accent 4"/>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6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6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2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280" w:themeFill="accent4" w:themeFillTint="7F"/>
      </w:tcPr>
    </w:tblStylePr>
  </w:style>
  <w:style w:type="table" w:styleId="MediumGrid3-Accent5">
    <w:name w:val="Medium Grid 3 Accent 5"/>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6" w:themeFillTint="7F"/>
      </w:tcPr>
    </w:tblStylePr>
  </w:style>
  <w:style w:type="table" w:customStyle="1" w:styleId="MediumList11">
    <w:name w:val="Medium List 11"/>
    <w:basedOn w:val="TableNormal"/>
    <w:uiPriority w:val="65"/>
    <w:rsid w:val="00D6072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ECE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D60727"/>
    <w:rPr>
      <w:color w:val="000000" w:themeColor="text1"/>
    </w:rPr>
    <w:tblPr>
      <w:tblStyleRowBandSize w:val="1"/>
      <w:tblStyleColBandSize w:val="1"/>
      <w:tblBorders>
        <w:top w:val="single" w:sz="8" w:space="0" w:color="072C62" w:themeColor="accent1"/>
        <w:bottom w:val="single" w:sz="8" w:space="0" w:color="072C62" w:themeColor="accent1"/>
      </w:tblBorders>
    </w:tblPr>
    <w:tblStylePr w:type="firstRow">
      <w:rPr>
        <w:rFonts w:asciiTheme="majorHAnsi" w:eastAsiaTheme="majorEastAsia" w:hAnsiTheme="majorHAnsi" w:cstheme="majorBidi"/>
      </w:rPr>
      <w:tblPr/>
      <w:tcPr>
        <w:tcBorders>
          <w:top w:val="nil"/>
          <w:bottom w:val="single" w:sz="8" w:space="0" w:color="072C62" w:themeColor="accent1"/>
        </w:tcBorders>
      </w:tcPr>
    </w:tblStylePr>
    <w:tblStylePr w:type="lastRow">
      <w:rPr>
        <w:b/>
        <w:bCs/>
        <w:color w:val="CECECE" w:themeColor="text2"/>
      </w:rPr>
      <w:tblPr/>
      <w:tcPr>
        <w:tcBorders>
          <w:top w:val="single" w:sz="8" w:space="0" w:color="072C62" w:themeColor="accent1"/>
          <w:bottom w:val="single" w:sz="8" w:space="0" w:color="072C62" w:themeColor="accent1"/>
        </w:tcBorders>
      </w:tcPr>
    </w:tblStylePr>
    <w:tblStylePr w:type="firstCol">
      <w:rPr>
        <w:b/>
        <w:bCs/>
      </w:rPr>
    </w:tblStylePr>
    <w:tblStylePr w:type="lastCol">
      <w:rPr>
        <w:b/>
        <w:bCs/>
      </w:rPr>
      <w:tblPr/>
      <w:tcPr>
        <w:tcBorders>
          <w:top w:val="single" w:sz="8" w:space="0" w:color="072C62" w:themeColor="accent1"/>
          <w:bottom w:val="single" w:sz="8" w:space="0" w:color="072C62" w:themeColor="accent1"/>
        </w:tcBorders>
      </w:tcPr>
    </w:tblStylePr>
    <w:tblStylePr w:type="band1Vert">
      <w:tblPr/>
      <w:tcPr>
        <w:shd w:val="clear" w:color="auto" w:fill="A1C4F8" w:themeFill="accent1" w:themeFillTint="3F"/>
      </w:tcPr>
    </w:tblStylePr>
    <w:tblStylePr w:type="band1Horz">
      <w:tblPr/>
      <w:tcPr>
        <w:shd w:val="clear" w:color="auto" w:fill="A1C4F8" w:themeFill="accent1" w:themeFillTint="3F"/>
      </w:tcPr>
    </w:tblStylePr>
  </w:style>
  <w:style w:type="table" w:styleId="MediumList1-Accent2">
    <w:name w:val="Medium List 1 Accent 2"/>
    <w:basedOn w:val="TableNormal"/>
    <w:uiPriority w:val="65"/>
    <w:rsid w:val="00D60727"/>
    <w:rPr>
      <w:color w:val="000000" w:themeColor="text1"/>
    </w:rPr>
    <w:tblPr>
      <w:tblStyleRowBandSize w:val="1"/>
      <w:tblStyleColBandSize w:val="1"/>
      <w:tblBorders>
        <w:top w:val="single" w:sz="8" w:space="0" w:color="CDD903" w:themeColor="accent2"/>
        <w:bottom w:val="single" w:sz="8" w:space="0" w:color="CDD903" w:themeColor="accent2"/>
      </w:tblBorders>
    </w:tblPr>
    <w:tblStylePr w:type="firstRow">
      <w:rPr>
        <w:rFonts w:asciiTheme="majorHAnsi" w:eastAsiaTheme="majorEastAsia" w:hAnsiTheme="majorHAnsi" w:cstheme="majorBidi"/>
      </w:rPr>
      <w:tblPr/>
      <w:tcPr>
        <w:tcBorders>
          <w:top w:val="nil"/>
          <w:bottom w:val="single" w:sz="8" w:space="0" w:color="CDD903" w:themeColor="accent2"/>
        </w:tcBorders>
      </w:tcPr>
    </w:tblStylePr>
    <w:tblStylePr w:type="lastRow">
      <w:rPr>
        <w:b/>
        <w:bCs/>
        <w:color w:val="CECECE" w:themeColor="text2"/>
      </w:rPr>
      <w:tblPr/>
      <w:tcPr>
        <w:tcBorders>
          <w:top w:val="single" w:sz="8" w:space="0" w:color="CDD903" w:themeColor="accent2"/>
          <w:bottom w:val="single" w:sz="8" w:space="0" w:color="CDD903" w:themeColor="accent2"/>
        </w:tcBorders>
      </w:tcPr>
    </w:tblStylePr>
    <w:tblStylePr w:type="firstCol">
      <w:rPr>
        <w:b/>
        <w:bCs/>
      </w:rPr>
    </w:tblStylePr>
    <w:tblStylePr w:type="lastCol">
      <w:rPr>
        <w:b/>
        <w:bCs/>
      </w:rPr>
      <w:tblPr/>
      <w:tcPr>
        <w:tcBorders>
          <w:top w:val="single" w:sz="8" w:space="0" w:color="CDD903" w:themeColor="accent2"/>
          <w:bottom w:val="single" w:sz="8" w:space="0" w:color="CDD903" w:themeColor="accent2"/>
        </w:tcBorders>
      </w:tcPr>
    </w:tblStylePr>
    <w:tblStylePr w:type="band1Vert">
      <w:tblPr/>
      <w:tcPr>
        <w:shd w:val="clear" w:color="auto" w:fill="FAFEB8" w:themeFill="accent2" w:themeFillTint="3F"/>
      </w:tcPr>
    </w:tblStylePr>
    <w:tblStylePr w:type="band1Horz">
      <w:tblPr/>
      <w:tcPr>
        <w:shd w:val="clear" w:color="auto" w:fill="FAFEB8" w:themeFill="accent2" w:themeFillTint="3F"/>
      </w:tcPr>
    </w:tblStylePr>
  </w:style>
  <w:style w:type="table" w:styleId="MediumList1-Accent3">
    <w:name w:val="Medium List 1 Accent 3"/>
    <w:basedOn w:val="TableNormal"/>
    <w:uiPriority w:val="65"/>
    <w:rsid w:val="00D60727"/>
    <w:rPr>
      <w:color w:val="000000" w:themeColor="text1"/>
    </w:rPr>
    <w:tblPr>
      <w:tblStyleRowBandSize w:val="1"/>
      <w:tblStyleColBandSize w:val="1"/>
      <w:tblBorders>
        <w:top w:val="single" w:sz="8" w:space="0" w:color="A1A1A1" w:themeColor="accent3"/>
        <w:bottom w:val="single" w:sz="8" w:space="0" w:color="A1A1A1" w:themeColor="accent3"/>
      </w:tblBorders>
    </w:tblPr>
    <w:tblStylePr w:type="firstRow">
      <w:rPr>
        <w:rFonts w:asciiTheme="majorHAnsi" w:eastAsiaTheme="majorEastAsia" w:hAnsiTheme="majorHAnsi" w:cstheme="majorBidi"/>
      </w:rPr>
      <w:tblPr/>
      <w:tcPr>
        <w:tcBorders>
          <w:top w:val="nil"/>
          <w:bottom w:val="single" w:sz="8" w:space="0" w:color="A1A1A1" w:themeColor="accent3"/>
        </w:tcBorders>
      </w:tcPr>
    </w:tblStylePr>
    <w:tblStylePr w:type="lastRow">
      <w:rPr>
        <w:b/>
        <w:bCs/>
        <w:color w:val="CECECE" w:themeColor="text2"/>
      </w:rPr>
      <w:tblPr/>
      <w:tcPr>
        <w:tcBorders>
          <w:top w:val="single" w:sz="8" w:space="0" w:color="A1A1A1" w:themeColor="accent3"/>
          <w:bottom w:val="single" w:sz="8" w:space="0" w:color="A1A1A1" w:themeColor="accent3"/>
        </w:tcBorders>
      </w:tcPr>
    </w:tblStylePr>
    <w:tblStylePr w:type="firstCol">
      <w:rPr>
        <w:b/>
        <w:bCs/>
      </w:rPr>
    </w:tblStylePr>
    <w:tblStylePr w:type="lastCol">
      <w:rPr>
        <w:b/>
        <w:bCs/>
      </w:rPr>
      <w:tblPr/>
      <w:tcPr>
        <w:tcBorders>
          <w:top w:val="single" w:sz="8" w:space="0" w:color="A1A1A1" w:themeColor="accent3"/>
          <w:bottom w:val="single" w:sz="8" w:space="0" w:color="A1A1A1" w:themeColor="accent3"/>
        </w:tcBorders>
      </w:tcPr>
    </w:tblStylePr>
    <w:tblStylePr w:type="band1Vert">
      <w:tblPr/>
      <w:tcPr>
        <w:shd w:val="clear" w:color="auto" w:fill="E7E7E7" w:themeFill="accent3" w:themeFillTint="3F"/>
      </w:tcPr>
    </w:tblStylePr>
    <w:tblStylePr w:type="band1Horz">
      <w:tblPr/>
      <w:tcPr>
        <w:shd w:val="clear" w:color="auto" w:fill="E7E7E7" w:themeFill="accent3" w:themeFillTint="3F"/>
      </w:tcPr>
    </w:tblStylePr>
  </w:style>
  <w:style w:type="table" w:styleId="MediumList1-Accent4">
    <w:name w:val="Medium List 1 Accent 4"/>
    <w:basedOn w:val="TableNormal"/>
    <w:uiPriority w:val="65"/>
    <w:rsid w:val="00D60727"/>
    <w:rPr>
      <w:color w:val="000000" w:themeColor="text1"/>
    </w:rPr>
    <w:tblPr>
      <w:tblStyleRowBandSize w:val="1"/>
      <w:tblStyleColBandSize w:val="1"/>
      <w:tblBorders>
        <w:top w:val="single" w:sz="8" w:space="0" w:color="FF6600" w:themeColor="accent4"/>
        <w:bottom w:val="single" w:sz="8" w:space="0" w:color="FF6600" w:themeColor="accent4"/>
      </w:tblBorders>
    </w:tblPr>
    <w:tblStylePr w:type="firstRow">
      <w:rPr>
        <w:rFonts w:asciiTheme="majorHAnsi" w:eastAsiaTheme="majorEastAsia" w:hAnsiTheme="majorHAnsi" w:cstheme="majorBidi"/>
      </w:rPr>
      <w:tblPr/>
      <w:tcPr>
        <w:tcBorders>
          <w:top w:val="nil"/>
          <w:bottom w:val="single" w:sz="8" w:space="0" w:color="FF6600" w:themeColor="accent4"/>
        </w:tcBorders>
      </w:tcPr>
    </w:tblStylePr>
    <w:tblStylePr w:type="lastRow">
      <w:rPr>
        <w:b/>
        <w:bCs/>
        <w:color w:val="CECECE" w:themeColor="text2"/>
      </w:rPr>
      <w:tblPr/>
      <w:tcPr>
        <w:tcBorders>
          <w:top w:val="single" w:sz="8" w:space="0" w:color="FF6600" w:themeColor="accent4"/>
          <w:bottom w:val="single" w:sz="8" w:space="0" w:color="FF6600" w:themeColor="accent4"/>
        </w:tcBorders>
      </w:tcPr>
    </w:tblStylePr>
    <w:tblStylePr w:type="firstCol">
      <w:rPr>
        <w:b/>
        <w:bCs/>
      </w:rPr>
    </w:tblStylePr>
    <w:tblStylePr w:type="lastCol">
      <w:rPr>
        <w:b/>
        <w:bCs/>
      </w:rPr>
      <w:tblPr/>
      <w:tcPr>
        <w:tcBorders>
          <w:top w:val="single" w:sz="8" w:space="0" w:color="FF6600" w:themeColor="accent4"/>
          <w:bottom w:val="single" w:sz="8" w:space="0" w:color="FF6600" w:themeColor="accent4"/>
        </w:tcBorders>
      </w:tcPr>
    </w:tblStylePr>
    <w:tblStylePr w:type="band1Vert">
      <w:tblPr/>
      <w:tcPr>
        <w:shd w:val="clear" w:color="auto" w:fill="FFD9C0" w:themeFill="accent4" w:themeFillTint="3F"/>
      </w:tcPr>
    </w:tblStylePr>
    <w:tblStylePr w:type="band1Horz">
      <w:tblPr/>
      <w:tcPr>
        <w:shd w:val="clear" w:color="auto" w:fill="FFD9C0" w:themeFill="accent4" w:themeFillTint="3F"/>
      </w:tcPr>
    </w:tblStylePr>
  </w:style>
  <w:style w:type="table" w:styleId="MediumList1-Accent5">
    <w:name w:val="Medium List 1 Accent 5"/>
    <w:basedOn w:val="TableNormal"/>
    <w:uiPriority w:val="65"/>
    <w:rsid w:val="00D60727"/>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CECECE"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rsid w:val="00D60727"/>
    <w:rPr>
      <w:color w:val="000000" w:themeColor="text1"/>
    </w:rPr>
    <w:tblPr>
      <w:tblStyleRowBandSize w:val="1"/>
      <w:tblStyleColBandSize w:val="1"/>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CECECE"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customStyle="1" w:styleId="MediumList21">
    <w:name w:val="Medium List 2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rPr>
        <w:sz w:val="24"/>
        <w:szCs w:val="24"/>
      </w:rPr>
      <w:tblPr/>
      <w:tcPr>
        <w:tcBorders>
          <w:top w:val="nil"/>
          <w:left w:val="nil"/>
          <w:bottom w:val="single" w:sz="24" w:space="0" w:color="072C62" w:themeColor="accent1"/>
          <w:right w:val="nil"/>
          <w:insideH w:val="nil"/>
          <w:insideV w:val="nil"/>
        </w:tcBorders>
        <w:shd w:val="clear" w:color="auto" w:fill="FFFFFF" w:themeFill="background1"/>
      </w:tcPr>
    </w:tblStylePr>
    <w:tblStylePr w:type="lastRow">
      <w:tblPr/>
      <w:tcPr>
        <w:tcBorders>
          <w:top w:val="single" w:sz="8" w:space="0" w:color="072C6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72C62" w:themeColor="accent1"/>
          <w:insideH w:val="nil"/>
          <w:insideV w:val="nil"/>
        </w:tcBorders>
        <w:shd w:val="clear" w:color="auto" w:fill="FFFFFF" w:themeFill="background1"/>
      </w:tcPr>
    </w:tblStylePr>
    <w:tblStylePr w:type="lastCol">
      <w:tblPr/>
      <w:tcPr>
        <w:tcBorders>
          <w:top w:val="nil"/>
          <w:left w:val="single" w:sz="8" w:space="0" w:color="072C6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top w:val="nil"/>
          <w:bottom w:val="nil"/>
          <w:insideH w:val="nil"/>
          <w:insideV w:val="nil"/>
        </w:tcBorders>
        <w:shd w:val="clear" w:color="auto" w:fill="A1C4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rPr>
        <w:sz w:val="24"/>
        <w:szCs w:val="24"/>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tblPr/>
      <w:tcPr>
        <w:tcBorders>
          <w:top w:val="single" w:sz="8" w:space="0" w:color="CDD90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903" w:themeColor="accent2"/>
          <w:insideH w:val="nil"/>
          <w:insideV w:val="nil"/>
        </w:tcBorders>
        <w:shd w:val="clear" w:color="auto" w:fill="FFFFFF" w:themeFill="background1"/>
      </w:tcPr>
    </w:tblStylePr>
    <w:tblStylePr w:type="lastCol">
      <w:tblPr/>
      <w:tcPr>
        <w:tcBorders>
          <w:top w:val="nil"/>
          <w:left w:val="single" w:sz="8" w:space="0" w:color="CDD90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top w:val="nil"/>
          <w:bottom w:val="nil"/>
          <w:insideH w:val="nil"/>
          <w:insideV w:val="nil"/>
        </w:tcBorders>
        <w:shd w:val="clear" w:color="auto" w:fill="FAFEB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rPr>
        <w:sz w:val="24"/>
        <w:szCs w:val="24"/>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tblPr/>
      <w:tcPr>
        <w:tcBorders>
          <w:top w:val="single" w:sz="8" w:space="0" w:color="A1A1A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A1A1" w:themeColor="accent3"/>
          <w:insideH w:val="nil"/>
          <w:insideV w:val="nil"/>
        </w:tcBorders>
        <w:shd w:val="clear" w:color="auto" w:fill="FFFFFF" w:themeFill="background1"/>
      </w:tcPr>
    </w:tblStylePr>
    <w:tblStylePr w:type="lastCol">
      <w:tblPr/>
      <w:tcPr>
        <w:tcBorders>
          <w:top w:val="nil"/>
          <w:left w:val="single" w:sz="8" w:space="0" w:color="A1A1A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top w:val="nil"/>
          <w:bottom w:val="nil"/>
          <w:insideH w:val="nil"/>
          <w:insideV w:val="nil"/>
        </w:tcBorders>
        <w:shd w:val="clear" w:color="auto" w:fill="E7E7E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rPr>
        <w:sz w:val="24"/>
        <w:szCs w:val="24"/>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tblPr/>
      <w:tcPr>
        <w:tcBorders>
          <w:top w:val="single" w:sz="8" w:space="0" w:color="FF66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600" w:themeColor="accent4"/>
          <w:insideH w:val="nil"/>
          <w:insideV w:val="nil"/>
        </w:tcBorders>
        <w:shd w:val="clear" w:color="auto" w:fill="FFFFFF" w:themeFill="background1"/>
      </w:tcPr>
    </w:tblStylePr>
    <w:tblStylePr w:type="lastCol">
      <w:tblPr/>
      <w:tcPr>
        <w:tcBorders>
          <w:top w:val="nil"/>
          <w:left w:val="single" w:sz="8" w:space="0" w:color="FF66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top w:val="nil"/>
          <w:bottom w:val="nil"/>
          <w:insideH w:val="nil"/>
          <w:insideV w:val="nil"/>
        </w:tcBorders>
        <w:shd w:val="clear" w:color="auto" w:fill="FFD9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single" w:sz="8" w:space="0" w:color="FFC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single" w:sz="8" w:space="0" w:color="FFFFF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tblBorders>
    </w:tblPr>
    <w:tblStylePr w:type="firstRow">
      <w:pPr>
        <w:spacing w:before="0" w:after="0" w:line="240" w:lineRule="auto"/>
      </w:pPr>
      <w:rPr>
        <w:b/>
        <w:bCs/>
        <w:color w:val="FFFFFF" w:themeColor="background1"/>
      </w:rPr>
      <w:tblPr/>
      <w:tcPr>
        <w:tc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shd w:val="clear" w:color="auto" w:fill="072C62" w:themeFill="accent1"/>
      </w:tcPr>
    </w:tblStylePr>
    <w:tblStylePr w:type="lastRow">
      <w:pPr>
        <w:spacing w:before="0" w:after="0" w:line="240" w:lineRule="auto"/>
      </w:pPr>
      <w:rPr>
        <w:b/>
        <w:bCs/>
      </w:rPr>
      <w:tblPr/>
      <w:tcPr>
        <w:tcBorders>
          <w:top w:val="double" w:sz="6"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4F8" w:themeFill="accent1" w:themeFillTint="3F"/>
      </w:tcPr>
    </w:tblStylePr>
    <w:tblStylePr w:type="band1Horz">
      <w:tblPr/>
      <w:tcPr>
        <w:tcBorders>
          <w:insideH w:val="nil"/>
          <w:insideV w:val="nil"/>
        </w:tcBorders>
        <w:shd w:val="clear" w:color="auto" w:fill="A1C4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tblBorders>
    </w:tblPr>
    <w:tblStylePr w:type="firstRow">
      <w:pPr>
        <w:spacing w:before="0" w:after="0" w:line="240" w:lineRule="auto"/>
      </w:pPr>
      <w:rPr>
        <w:b/>
        <w:bCs/>
        <w:color w:val="FFFFFF" w:themeColor="background1"/>
      </w:rPr>
      <w:tblPr/>
      <w:tcPr>
        <w:tc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shd w:val="clear" w:color="auto" w:fill="CDD903" w:themeFill="accent2"/>
      </w:tcPr>
    </w:tblStylePr>
    <w:tblStylePr w:type="lastRow">
      <w:pPr>
        <w:spacing w:before="0" w:after="0" w:line="240" w:lineRule="auto"/>
      </w:pPr>
      <w:rPr>
        <w:b/>
        <w:bCs/>
      </w:rPr>
      <w:tblPr/>
      <w:tcPr>
        <w:tcBorders>
          <w:top w:val="double" w:sz="6"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FEB8" w:themeFill="accent2" w:themeFillTint="3F"/>
      </w:tcPr>
    </w:tblStylePr>
    <w:tblStylePr w:type="band1Horz">
      <w:tblPr/>
      <w:tcPr>
        <w:tcBorders>
          <w:insideH w:val="nil"/>
          <w:insideV w:val="nil"/>
        </w:tcBorders>
        <w:shd w:val="clear" w:color="auto" w:fill="FAFEB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tblBorders>
    </w:tblPr>
    <w:tblStylePr w:type="firstRow">
      <w:pPr>
        <w:spacing w:before="0" w:after="0" w:line="240" w:lineRule="auto"/>
      </w:pPr>
      <w:rPr>
        <w:b/>
        <w:bCs/>
        <w:color w:val="FFFFFF" w:themeColor="background1"/>
      </w:rPr>
      <w:tblPr/>
      <w:tcPr>
        <w:tc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shd w:val="clear" w:color="auto" w:fill="A1A1A1" w:themeFill="accent3"/>
      </w:tcPr>
    </w:tblStylePr>
    <w:tblStylePr w:type="lastRow">
      <w:pPr>
        <w:spacing w:before="0" w:after="0" w:line="240" w:lineRule="auto"/>
      </w:pPr>
      <w:rPr>
        <w:b/>
        <w:bCs/>
      </w:rPr>
      <w:tblPr/>
      <w:tcPr>
        <w:tcBorders>
          <w:top w:val="double" w:sz="6"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E7E7" w:themeFill="accent3" w:themeFillTint="3F"/>
      </w:tcPr>
    </w:tblStylePr>
    <w:tblStylePr w:type="band1Horz">
      <w:tblPr/>
      <w:tcPr>
        <w:tcBorders>
          <w:insideH w:val="nil"/>
          <w:insideV w:val="nil"/>
        </w:tcBorders>
        <w:shd w:val="clear" w:color="auto" w:fill="E7E7E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tblBorders>
    </w:tblPr>
    <w:tblStylePr w:type="firstRow">
      <w:pPr>
        <w:spacing w:before="0" w:after="0" w:line="240" w:lineRule="auto"/>
      </w:pPr>
      <w:rPr>
        <w:b/>
        <w:bCs/>
        <w:color w:val="FFFFFF" w:themeColor="background1"/>
      </w:rPr>
      <w:tblPr/>
      <w:tcPr>
        <w:tc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shd w:val="clear" w:color="auto" w:fill="FF6600" w:themeFill="accent4"/>
      </w:tcPr>
    </w:tblStylePr>
    <w:tblStylePr w:type="lastRow">
      <w:pPr>
        <w:spacing w:before="0" w:after="0" w:line="240" w:lineRule="auto"/>
      </w:pPr>
      <w:rPr>
        <w:b/>
        <w:bCs/>
      </w:rPr>
      <w:tblPr/>
      <w:tcPr>
        <w:tcBorders>
          <w:top w:val="double" w:sz="6"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9C0" w:themeFill="accent4" w:themeFillTint="3F"/>
      </w:tcPr>
    </w:tblStylePr>
    <w:tblStylePr w:type="band1Horz">
      <w:tblPr/>
      <w:tcPr>
        <w:tcBorders>
          <w:insideH w:val="nil"/>
          <w:insideV w:val="nil"/>
        </w:tcBorders>
        <w:shd w:val="clear" w:color="auto" w:fill="FFD9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72C6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72C62" w:themeFill="accent1"/>
      </w:tcPr>
    </w:tblStylePr>
    <w:tblStylePr w:type="lastCol">
      <w:rPr>
        <w:b/>
        <w:bCs/>
        <w:color w:val="FFFFFF" w:themeColor="background1"/>
      </w:rPr>
      <w:tblPr/>
      <w:tcPr>
        <w:tcBorders>
          <w:left w:val="nil"/>
          <w:right w:val="nil"/>
          <w:insideH w:val="nil"/>
          <w:insideV w:val="nil"/>
        </w:tcBorders>
        <w:shd w:val="clear" w:color="auto" w:fill="072C6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90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D903" w:themeFill="accent2"/>
      </w:tcPr>
    </w:tblStylePr>
    <w:tblStylePr w:type="lastCol">
      <w:rPr>
        <w:b/>
        <w:bCs/>
        <w:color w:val="FFFFFF" w:themeColor="background1"/>
      </w:rPr>
      <w:tblPr/>
      <w:tcPr>
        <w:tcBorders>
          <w:left w:val="nil"/>
          <w:right w:val="nil"/>
          <w:insideH w:val="nil"/>
          <w:insideV w:val="nil"/>
        </w:tcBorders>
        <w:shd w:val="clear" w:color="auto" w:fill="CDD90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A1A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A1A1" w:themeFill="accent3"/>
      </w:tcPr>
    </w:tblStylePr>
    <w:tblStylePr w:type="lastCol">
      <w:rPr>
        <w:b/>
        <w:bCs/>
        <w:color w:val="FFFFFF" w:themeColor="background1"/>
      </w:rPr>
      <w:tblPr/>
      <w:tcPr>
        <w:tcBorders>
          <w:left w:val="nil"/>
          <w:right w:val="nil"/>
          <w:insideH w:val="nil"/>
          <w:insideV w:val="nil"/>
        </w:tcBorders>
        <w:shd w:val="clear" w:color="auto" w:fill="A1A1A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6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600" w:themeFill="accent4"/>
      </w:tcPr>
    </w:tblStylePr>
    <w:tblStylePr w:type="lastCol">
      <w:rPr>
        <w:b/>
        <w:bCs/>
        <w:color w:val="FFFFFF" w:themeColor="background1"/>
      </w:rPr>
      <w:tblPr/>
      <w:tcPr>
        <w:tcBorders>
          <w:left w:val="nil"/>
          <w:right w:val="nil"/>
          <w:insideH w:val="nil"/>
          <w:insideV w:val="nil"/>
        </w:tcBorders>
        <w:shd w:val="clear" w:color="auto" w:fill="FF66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semiHidden/>
    <w:rsid w:val="00D60727"/>
    <w:rPr>
      <w:i/>
      <w:iCs/>
      <w:color w:val="000000" w:themeColor="text1"/>
    </w:rPr>
  </w:style>
  <w:style w:type="character" w:customStyle="1" w:styleId="QuoteChar">
    <w:name w:val="Quote Char"/>
    <w:basedOn w:val="DefaultParagraphFont"/>
    <w:link w:val="Quote"/>
    <w:uiPriority w:val="29"/>
    <w:semiHidden/>
    <w:rsid w:val="00D60727"/>
    <w:rPr>
      <w:rFonts w:asciiTheme="minorHAnsi" w:hAnsiTheme="minorHAnsi"/>
      <w:i/>
      <w:iCs/>
      <w:color w:val="000000" w:themeColor="text1"/>
      <w:szCs w:val="24"/>
      <w:lang w:bidi="he-IL"/>
    </w:rPr>
  </w:style>
  <w:style w:type="character" w:styleId="SubtleEmphasis">
    <w:name w:val="Subtle Emphasis"/>
    <w:basedOn w:val="DefaultParagraphFont"/>
    <w:uiPriority w:val="19"/>
    <w:semiHidden/>
    <w:rsid w:val="00D60727"/>
    <w:rPr>
      <w:i/>
      <w:iCs/>
      <w:color w:val="808080" w:themeColor="text1" w:themeTint="7F"/>
    </w:rPr>
  </w:style>
  <w:style w:type="character" w:styleId="SubtleReference">
    <w:name w:val="Subtle Reference"/>
    <w:basedOn w:val="DefaultParagraphFont"/>
    <w:uiPriority w:val="31"/>
    <w:semiHidden/>
    <w:rsid w:val="00D60727"/>
    <w:rPr>
      <w:smallCaps/>
      <w:color w:val="CDD903" w:themeColor="accent2"/>
      <w:u w:val="single"/>
    </w:rPr>
  </w:style>
  <w:style w:type="paragraph" w:styleId="TOCHeading">
    <w:name w:val="TOC Heading"/>
    <w:basedOn w:val="Heading1"/>
    <w:next w:val="Normal"/>
    <w:uiPriority w:val="39"/>
    <w:semiHidden/>
    <w:unhideWhenUsed/>
    <w:qFormat/>
    <w:rsid w:val="0074764B"/>
    <w:pPr>
      <w:numPr>
        <w:numId w:val="0"/>
      </w:numPr>
      <w:ind w:left="907"/>
      <w:outlineLvl w:val="9"/>
    </w:pPr>
    <w:rPr>
      <w:rFonts w:eastAsiaTheme="majorEastAsia" w:cstheme="majorBidi"/>
      <w:color w:val="052049" w:themeColor="accent1" w:themeShade="BF"/>
      <w:kern w:val="0"/>
      <w:sz w:val="28"/>
      <w:szCs w:val="28"/>
    </w:rPr>
  </w:style>
  <w:style w:type="character" w:customStyle="1" w:styleId="HeaderChar">
    <w:name w:val="Header Char"/>
    <w:basedOn w:val="DefaultParagraphFont"/>
    <w:link w:val="Header"/>
    <w:rsid w:val="002F7DED"/>
    <w:rPr>
      <w:rFonts w:ascii="Verdana" w:hAnsi="Verdana"/>
      <w:color w:val="000080"/>
      <w:sz w:val="18"/>
      <w:szCs w:val="18"/>
      <w:lang w:bidi="he-IL"/>
    </w:rPr>
  </w:style>
  <w:style w:type="paragraph" w:customStyle="1" w:styleId="NumberedReqList">
    <w:name w:val="NumberedReqList"/>
    <w:basedOn w:val="BodyText"/>
    <w:rsid w:val="00FE0A0B"/>
    <w:pPr>
      <w:numPr>
        <w:numId w:val="6"/>
      </w:numPr>
      <w:tabs>
        <w:tab w:val="clear" w:pos="1247"/>
      </w:tabs>
    </w:pPr>
  </w:style>
  <w:style w:type="paragraph" w:customStyle="1" w:styleId="PicList">
    <w:name w:val="PicList"/>
    <w:basedOn w:val="Pic"/>
    <w:rsid w:val="00AB1CA0"/>
    <w:pPr>
      <w:ind w:left="1260"/>
    </w:pPr>
  </w:style>
  <w:style w:type="paragraph" w:customStyle="1" w:styleId="CapList">
    <w:name w:val="CapList"/>
    <w:basedOn w:val="Caption"/>
    <w:rsid w:val="00AB1CA0"/>
    <w:pPr>
      <w:ind w:left="1260"/>
    </w:pPr>
  </w:style>
  <w:style w:type="paragraph" w:customStyle="1" w:styleId="FooterConfidential">
    <w:name w:val="Footer Confidential"/>
    <w:basedOn w:val="Normal"/>
    <w:rsid w:val="00AB70EA"/>
    <w:pPr>
      <w:pBdr>
        <w:top w:val="single" w:sz="4" w:space="1" w:color="auto"/>
      </w:pBdr>
      <w:spacing w:before="0"/>
      <w:ind w:left="-1701" w:right="-399"/>
      <w:jc w:val="center"/>
    </w:pPr>
    <w:rPr>
      <w:rFonts w:ascii="Arial" w:hAnsi="Arial" w:cs="Arial"/>
      <w:b/>
      <w:bCs/>
      <w:noProof/>
      <w:spacing w:val="4"/>
      <w:sz w:val="18"/>
      <w:szCs w:val="18"/>
    </w:rPr>
  </w:style>
  <w:style w:type="character" w:customStyle="1" w:styleId="FIELDNAME">
    <w:name w:val="FIELD_NAME"/>
    <w:basedOn w:val="DefaultParagraphFont"/>
    <w:rsid w:val="00A17626"/>
    <w:rPr>
      <w:i/>
      <w:caps/>
    </w:rPr>
  </w:style>
  <w:style w:type="character" w:customStyle="1" w:styleId="InstructionDSP">
    <w:name w:val="Instruction_DSP"/>
    <w:basedOn w:val="DefaultParagraphFont"/>
    <w:rsid w:val="00A17626"/>
    <w:rPr>
      <w:i/>
    </w:rPr>
  </w:style>
  <w:style w:type="character" w:customStyle="1" w:styleId="PINNAME">
    <w:name w:val="PIN_NAME"/>
    <w:basedOn w:val="DefaultParagraphFont"/>
    <w:rsid w:val="00A17626"/>
    <w:rPr>
      <w:b/>
      <w:i/>
      <w:caps/>
    </w:rPr>
  </w:style>
  <w:style w:type="character" w:customStyle="1" w:styleId="REGNAME">
    <w:name w:val="REG_NAME"/>
    <w:basedOn w:val="DefaultParagraphFont"/>
    <w:rsid w:val="00A17626"/>
    <w:rPr>
      <w:b/>
      <w:caps/>
    </w:rPr>
  </w:style>
  <w:style w:type="character" w:customStyle="1" w:styleId="SIGNALNAME">
    <w:name w:val="SIGNAL_NAME"/>
    <w:basedOn w:val="DefaultParagraphFont"/>
    <w:rsid w:val="00A17626"/>
    <w:rPr>
      <w:b/>
      <w:i/>
      <w:caps/>
    </w:rPr>
  </w:style>
  <w:style w:type="character" w:customStyle="1" w:styleId="BodyTextChar0">
    <w:name w:val="BodyTextChar"/>
    <w:basedOn w:val="DefaultParagraphFont"/>
    <w:uiPriority w:val="1"/>
    <w:rsid w:val="0033215D"/>
  </w:style>
  <w:style w:type="paragraph" w:customStyle="1" w:styleId="ProductName">
    <w:name w:val="ProductName"/>
    <w:basedOn w:val="BodyText"/>
    <w:link w:val="ProductNameChar"/>
    <w:rsid w:val="00FC2A7A"/>
    <w:pPr>
      <w:tabs>
        <w:tab w:val="clear" w:pos="1247"/>
        <w:tab w:val="clear" w:pos="1588"/>
        <w:tab w:val="clear" w:pos="1928"/>
        <w:tab w:val="clear" w:pos="2268"/>
        <w:tab w:val="clear" w:pos="3402"/>
      </w:tabs>
      <w:ind w:left="0"/>
    </w:pPr>
    <w:rPr>
      <w:rFonts w:ascii="Verdana" w:hAnsi="Verdana"/>
      <w:b/>
      <w:bCs/>
      <w:color w:val="072C62" w:themeColor="accent1"/>
      <w:sz w:val="56"/>
      <w:szCs w:val="56"/>
    </w:rPr>
  </w:style>
  <w:style w:type="paragraph" w:customStyle="1" w:styleId="RevisionTitle">
    <w:name w:val="RevisionTitle"/>
    <w:basedOn w:val="BodyText"/>
    <w:rsid w:val="00FC2A7A"/>
    <w:rPr>
      <w:rFonts w:ascii="Verdana" w:hAnsi="Verdana"/>
      <w:b/>
      <w:bCs/>
      <w:color w:val="072C62" w:themeColor="accent1"/>
      <w:sz w:val="44"/>
      <w:szCs w:val="44"/>
    </w:rPr>
  </w:style>
  <w:style w:type="paragraph" w:customStyle="1" w:styleId="DateTitle">
    <w:name w:val="DateTitle"/>
    <w:basedOn w:val="BodyText"/>
    <w:rsid w:val="00FC2A7A"/>
    <w:rPr>
      <w:rFonts w:ascii="Verdana" w:hAnsi="Verdana"/>
      <w:b/>
      <w:bCs/>
      <w:color w:val="072C62" w:themeColor="accent1"/>
      <w:sz w:val="28"/>
      <w:szCs w:val="28"/>
    </w:rPr>
  </w:style>
  <w:style w:type="character" w:customStyle="1" w:styleId="Style1">
    <w:name w:val="Style1"/>
    <w:basedOn w:val="BodyTextChar"/>
    <w:uiPriority w:val="1"/>
    <w:rsid w:val="00CA5D7A"/>
    <w:rPr>
      <w:rFonts w:ascii="Lucida Console" w:hAnsi="Lucida Console"/>
      <w:sz w:val="22"/>
      <w:szCs w:val="24"/>
      <w:shd w:val="clear" w:color="auto" w:fill="CECECE" w:themeFill="text2"/>
      <w:lang w:bidi="he-IL"/>
    </w:rPr>
  </w:style>
  <w:style w:type="paragraph" w:customStyle="1" w:styleId="Code">
    <w:name w:val="Code"/>
    <w:basedOn w:val="BodyText"/>
    <w:rsid w:val="00303522"/>
    <w:pPr>
      <w:pBdr>
        <w:top w:val="single" w:sz="4" w:space="1" w:color="auto"/>
        <w:left w:val="single" w:sz="4" w:space="4" w:color="auto"/>
        <w:bottom w:val="single" w:sz="4" w:space="1" w:color="auto"/>
        <w:right w:val="single" w:sz="4" w:space="1" w:color="auto"/>
      </w:pBdr>
      <w:shd w:val="clear" w:color="auto" w:fill="CECECE" w:themeFill="text2"/>
      <w:tabs>
        <w:tab w:val="clear" w:pos="1134"/>
        <w:tab w:val="clear" w:pos="1247"/>
        <w:tab w:val="clear" w:pos="1588"/>
        <w:tab w:val="clear" w:pos="1928"/>
        <w:tab w:val="clear" w:pos="2268"/>
        <w:tab w:val="clear" w:pos="3402"/>
      </w:tabs>
    </w:pPr>
    <w:rPr>
      <w:rFonts w:ascii="Consolas" w:hAnsi="Consolas" w:cs="Courier New"/>
      <w:sz w:val="22"/>
      <w:szCs w:val="22"/>
    </w:rPr>
  </w:style>
  <w:style w:type="paragraph" w:customStyle="1" w:styleId="Bullet3">
    <w:name w:val="Bullet 3"/>
    <w:basedOn w:val="Bullet1Indent"/>
    <w:rsid w:val="00816257"/>
    <w:pPr>
      <w:numPr>
        <w:numId w:val="11"/>
      </w:numPr>
    </w:pPr>
  </w:style>
  <w:style w:type="paragraph" w:customStyle="1" w:styleId="TabBul3">
    <w:name w:val="TabBul3"/>
    <w:basedOn w:val="TabBul1"/>
    <w:rsid w:val="00EC6AAD"/>
    <w:pPr>
      <w:numPr>
        <w:ilvl w:val="2"/>
      </w:numPr>
    </w:pPr>
  </w:style>
  <w:style w:type="paragraph" w:customStyle="1" w:styleId="Restriction">
    <w:name w:val="Restriction"/>
    <w:basedOn w:val="BodyText"/>
    <w:rsid w:val="00156CE9"/>
    <w:pPr>
      <w:numPr>
        <w:numId w:val="35"/>
      </w:numPr>
    </w:pPr>
  </w:style>
  <w:style w:type="paragraph" w:customStyle="1" w:styleId="TableHeading">
    <w:name w:val="Table Heading"/>
    <w:basedOn w:val="Normal"/>
    <w:link w:val="TableHeadingCharChar"/>
    <w:autoRedefine/>
    <w:rsid w:val="00431DAC"/>
    <w:pPr>
      <w:keepNext/>
      <w:keepLines/>
      <w:snapToGrid w:val="0"/>
      <w:spacing w:before="40" w:after="40"/>
      <w:ind w:left="0"/>
      <w:jc w:val="center"/>
    </w:pPr>
    <w:rPr>
      <w:rFonts w:ascii="Arial" w:hAnsi="Arial" w:cs="Arial"/>
      <w:b/>
      <w:bCs/>
      <w:sz w:val="18"/>
      <w:szCs w:val="18"/>
    </w:rPr>
  </w:style>
  <w:style w:type="character" w:customStyle="1" w:styleId="TableHeadingCharChar">
    <w:name w:val="Table Heading Char Char"/>
    <w:link w:val="TableHeading"/>
    <w:rsid w:val="00431DAC"/>
    <w:rPr>
      <w:rFonts w:ascii="Arial" w:hAnsi="Arial" w:cs="Arial"/>
      <w:b/>
      <w:bCs/>
      <w:sz w:val="18"/>
      <w:szCs w:val="18"/>
      <w:lang w:bidi="he-IL"/>
    </w:rPr>
  </w:style>
  <w:style w:type="paragraph" w:customStyle="1" w:styleId="InstHeadingTOC">
    <w:name w:val="InstHeadingTOC"/>
    <w:basedOn w:val="BodyText"/>
    <w:rsid w:val="00622160"/>
    <w:pPr>
      <w:pageBreakBefore/>
      <w:numPr>
        <w:ilvl w:val="1"/>
      </w:numPr>
      <w:spacing w:before="360" w:line="260" w:lineRule="atLeast"/>
      <w:ind w:left="1134"/>
    </w:pPr>
    <w:rPr>
      <w:rFonts w:ascii="Verdana" w:hAnsi="Verdana"/>
      <w:b/>
      <w:bCs/>
      <w:sz w:val="32"/>
      <w:szCs w:val="32"/>
    </w:rPr>
  </w:style>
  <w:style w:type="paragraph" w:customStyle="1" w:styleId="Numbered2">
    <w:name w:val="Numbered 2"/>
    <w:basedOn w:val="Normal"/>
    <w:rsid w:val="00F82584"/>
    <w:pPr>
      <w:numPr>
        <w:numId w:val="46"/>
      </w:numPr>
      <w:spacing w:before="180" w:after="60"/>
      <w:jc w:val="both"/>
    </w:pPr>
    <w:rPr>
      <w:rFonts w:ascii="Times New Roman" w:hAnsi="Times New Roman"/>
      <w:sz w:val="24"/>
    </w:rPr>
  </w:style>
  <w:style w:type="paragraph" w:customStyle="1" w:styleId="TableText">
    <w:name w:val="TableText"/>
    <w:rsid w:val="00F82584"/>
    <w:pPr>
      <w:spacing w:before="60" w:after="60"/>
    </w:pPr>
    <w:rPr>
      <w:rFonts w:ascii="Arial" w:hAnsi="Arial"/>
      <w:spacing w:val="4"/>
      <w:lang w:val="fr-FR" w:eastAsia="fr-FR"/>
    </w:rPr>
  </w:style>
  <w:style w:type="paragraph" w:customStyle="1" w:styleId="TableHeadingCenter">
    <w:name w:val="Table_Heading_Center"/>
    <w:basedOn w:val="Normal"/>
    <w:rsid w:val="00F82584"/>
    <w:pPr>
      <w:keepNext/>
      <w:spacing w:before="40" w:after="40"/>
      <w:ind w:left="0"/>
      <w:jc w:val="center"/>
    </w:pPr>
    <w:rPr>
      <w:rFonts w:ascii="Arial" w:hAnsi="Arial" w:cs="Arial"/>
      <w:b/>
      <w:bCs/>
      <w:snapToGrid w:val="0"/>
      <w:sz w:val="18"/>
      <w:szCs w:val="18"/>
    </w:rPr>
  </w:style>
  <w:style w:type="character" w:customStyle="1" w:styleId="CaptionChar">
    <w:name w:val="Caption Char"/>
    <w:aliases w:val=" Char Char,Char Char,Table Caption Char,fig and tbl Char"/>
    <w:basedOn w:val="DefaultParagraphFont"/>
    <w:link w:val="Caption"/>
    <w:rsid w:val="00F82584"/>
    <w:rPr>
      <w:rFonts w:asciiTheme="minorBidi" w:hAnsiTheme="minorBidi" w:cstheme="minorBidi"/>
      <w:b/>
      <w:i/>
      <w:sz w:val="22"/>
      <w:szCs w:val="22"/>
      <w:lang w:bidi="he-IL"/>
    </w:rPr>
  </w:style>
  <w:style w:type="paragraph" w:customStyle="1" w:styleId="tableleft">
    <w:name w:val="table left"/>
    <w:rsid w:val="00985980"/>
    <w:pPr>
      <w:spacing w:before="80" w:after="80" w:line="260" w:lineRule="exact"/>
    </w:pPr>
    <w:rPr>
      <w:rFonts w:ascii="Arial" w:hAnsi="Arial"/>
      <w:noProof/>
      <w:snapToGrid w:val="0"/>
      <w:sz w:val="22"/>
      <w:szCs w:val="22"/>
      <w:lang w:bidi="he-IL"/>
    </w:rPr>
  </w:style>
  <w:style w:type="paragraph" w:customStyle="1" w:styleId="tablecenter">
    <w:name w:val="table center"/>
    <w:basedOn w:val="tableleft"/>
    <w:rsid w:val="00985980"/>
    <w:pPr>
      <w:jc w:val="center"/>
    </w:pPr>
    <w:rPr>
      <w:szCs w:val="16"/>
    </w:rPr>
  </w:style>
  <w:style w:type="paragraph" w:customStyle="1" w:styleId="SyntaxGrey5percent">
    <w:name w:val="Syntax Grey 5 percent"/>
    <w:basedOn w:val="Normal"/>
    <w:autoRedefine/>
    <w:rsid w:val="00913427"/>
    <w:pPr>
      <w:shd w:val="clear" w:color="auto" w:fill="FFFFFF"/>
      <w:tabs>
        <w:tab w:val="left" w:pos="709"/>
        <w:tab w:val="left" w:pos="8760"/>
        <w:tab w:val="right" w:pos="9600"/>
      </w:tabs>
      <w:spacing w:before="0"/>
      <w:ind w:left="120"/>
    </w:pPr>
    <w:rPr>
      <w:rFonts w:ascii="Arial" w:hAnsi="Arial"/>
      <w:snapToGrid w:val="0"/>
      <w:sz w:val="22"/>
      <w:szCs w:val="22"/>
      <w:shd w:val="clear" w:color="auto" w:fill="F3F3F3"/>
    </w:rPr>
  </w:style>
  <w:style w:type="character" w:customStyle="1" w:styleId="ProductNameChar">
    <w:name w:val="ProductName Char"/>
    <w:basedOn w:val="BodyTextChar"/>
    <w:link w:val="ProductName"/>
    <w:rsid w:val="00A05794"/>
    <w:rPr>
      <w:rFonts w:ascii="Verdana" w:hAnsi="Verdana"/>
      <w:b/>
      <w:bCs/>
      <w:color w:val="072C62" w:themeColor="accent1"/>
      <w:sz w:val="56"/>
      <w:szCs w:val="56"/>
      <w:lang w:bidi="he-IL"/>
    </w:rPr>
  </w:style>
  <w:style w:type="character" w:customStyle="1" w:styleId="ProdNameTitle">
    <w:name w:val="ProdNameTitle"/>
    <w:basedOn w:val="ProductNameChar"/>
    <w:uiPriority w:val="1"/>
    <w:rsid w:val="004E2F64"/>
    <w:rPr>
      <w:rFonts w:ascii="Verdana" w:hAnsi="Verdana"/>
      <w:b/>
      <w:bCs/>
      <w:color w:val="072C62" w:themeColor="accent1"/>
      <w:sz w:val="56"/>
      <w:szCs w:val="56"/>
      <w:lang w:bidi="he-IL"/>
    </w:rPr>
  </w:style>
  <w:style w:type="character" w:customStyle="1" w:styleId="PlainTextChar">
    <w:name w:val="Plain Text Char"/>
    <w:basedOn w:val="DefaultParagraphFont"/>
    <w:link w:val="PlainText"/>
    <w:uiPriority w:val="99"/>
    <w:rsid w:val="00A65C8E"/>
    <w:rPr>
      <w:rFonts w:ascii="Courier New" w:hAnsi="Courier New" w:cs="Courier New"/>
      <w:lang w:bidi="he-IL"/>
    </w:rPr>
  </w:style>
  <w:style w:type="paragraph" w:styleId="Revision">
    <w:name w:val="Revision"/>
    <w:hidden/>
    <w:uiPriority w:val="99"/>
    <w:semiHidden/>
    <w:rsid w:val="004B791B"/>
    <w:rPr>
      <w:rFonts w:ascii="Century Schoolbook" w:hAnsi="Century Schoolbook"/>
      <w:szCs w:val="24"/>
      <w:lang w:bidi="he-IL"/>
    </w:rPr>
  </w:style>
  <w:style w:type="table" w:styleId="PlainTable1">
    <w:name w:val="Plain Table 1"/>
    <w:basedOn w:val="TableNormal"/>
    <w:uiPriority w:val="41"/>
    <w:rsid w:val="00A477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477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10142">
      <w:bodyDiv w:val="1"/>
      <w:marLeft w:val="0"/>
      <w:marRight w:val="0"/>
      <w:marTop w:val="0"/>
      <w:marBottom w:val="0"/>
      <w:divBdr>
        <w:top w:val="none" w:sz="0" w:space="0" w:color="auto"/>
        <w:left w:val="none" w:sz="0" w:space="0" w:color="auto"/>
        <w:bottom w:val="none" w:sz="0" w:space="0" w:color="auto"/>
        <w:right w:val="none" w:sz="0" w:space="0" w:color="auto"/>
      </w:divBdr>
    </w:div>
    <w:div w:id="407575170">
      <w:bodyDiv w:val="1"/>
      <w:marLeft w:val="0"/>
      <w:marRight w:val="0"/>
      <w:marTop w:val="0"/>
      <w:marBottom w:val="0"/>
      <w:divBdr>
        <w:top w:val="none" w:sz="0" w:space="0" w:color="auto"/>
        <w:left w:val="none" w:sz="0" w:space="0" w:color="auto"/>
        <w:bottom w:val="none" w:sz="0" w:space="0" w:color="auto"/>
        <w:right w:val="none" w:sz="0" w:space="0" w:color="auto"/>
      </w:divBdr>
    </w:div>
    <w:div w:id="539634809">
      <w:bodyDiv w:val="1"/>
      <w:marLeft w:val="0"/>
      <w:marRight w:val="0"/>
      <w:marTop w:val="0"/>
      <w:marBottom w:val="0"/>
      <w:divBdr>
        <w:top w:val="none" w:sz="0" w:space="0" w:color="auto"/>
        <w:left w:val="none" w:sz="0" w:space="0" w:color="auto"/>
        <w:bottom w:val="none" w:sz="0" w:space="0" w:color="auto"/>
        <w:right w:val="none" w:sz="0" w:space="0" w:color="auto"/>
      </w:divBdr>
    </w:div>
    <w:div w:id="860362003">
      <w:bodyDiv w:val="1"/>
      <w:marLeft w:val="0"/>
      <w:marRight w:val="0"/>
      <w:marTop w:val="0"/>
      <w:marBottom w:val="0"/>
      <w:divBdr>
        <w:top w:val="none" w:sz="0" w:space="0" w:color="auto"/>
        <w:left w:val="none" w:sz="0" w:space="0" w:color="auto"/>
        <w:bottom w:val="none" w:sz="0" w:space="0" w:color="auto"/>
        <w:right w:val="none" w:sz="0" w:space="0" w:color="auto"/>
      </w:divBdr>
      <w:divsChild>
        <w:div w:id="940917763">
          <w:marLeft w:val="0"/>
          <w:marRight w:val="0"/>
          <w:marTop w:val="0"/>
          <w:marBottom w:val="0"/>
          <w:divBdr>
            <w:top w:val="none" w:sz="0" w:space="0" w:color="auto"/>
            <w:left w:val="none" w:sz="0" w:space="0" w:color="auto"/>
            <w:bottom w:val="none" w:sz="0" w:space="0" w:color="auto"/>
            <w:right w:val="none" w:sz="0" w:space="0" w:color="auto"/>
          </w:divBdr>
        </w:div>
      </w:divsChild>
    </w:div>
    <w:div w:id="862861025">
      <w:bodyDiv w:val="1"/>
      <w:marLeft w:val="0"/>
      <w:marRight w:val="0"/>
      <w:marTop w:val="0"/>
      <w:marBottom w:val="0"/>
      <w:divBdr>
        <w:top w:val="none" w:sz="0" w:space="0" w:color="auto"/>
        <w:left w:val="none" w:sz="0" w:space="0" w:color="auto"/>
        <w:bottom w:val="none" w:sz="0" w:space="0" w:color="auto"/>
        <w:right w:val="none" w:sz="0" w:space="0" w:color="auto"/>
      </w:divBdr>
    </w:div>
    <w:div w:id="1225526282">
      <w:bodyDiv w:val="1"/>
      <w:marLeft w:val="0"/>
      <w:marRight w:val="0"/>
      <w:marTop w:val="0"/>
      <w:marBottom w:val="0"/>
      <w:divBdr>
        <w:top w:val="none" w:sz="0" w:space="0" w:color="auto"/>
        <w:left w:val="none" w:sz="0" w:space="0" w:color="auto"/>
        <w:bottom w:val="none" w:sz="0" w:space="0" w:color="auto"/>
        <w:right w:val="none" w:sz="0" w:space="0" w:color="auto"/>
      </w:divBdr>
    </w:div>
    <w:div w:id="1535265531">
      <w:bodyDiv w:val="1"/>
      <w:marLeft w:val="0"/>
      <w:marRight w:val="0"/>
      <w:marTop w:val="0"/>
      <w:marBottom w:val="0"/>
      <w:divBdr>
        <w:top w:val="none" w:sz="0" w:space="0" w:color="auto"/>
        <w:left w:val="none" w:sz="0" w:space="0" w:color="auto"/>
        <w:bottom w:val="none" w:sz="0" w:space="0" w:color="auto"/>
        <w:right w:val="none" w:sz="0" w:space="0" w:color="auto"/>
      </w:divBdr>
    </w:div>
    <w:div w:id="1619220954">
      <w:bodyDiv w:val="1"/>
      <w:marLeft w:val="0"/>
      <w:marRight w:val="0"/>
      <w:marTop w:val="0"/>
      <w:marBottom w:val="0"/>
      <w:divBdr>
        <w:top w:val="none" w:sz="0" w:space="0" w:color="auto"/>
        <w:left w:val="none" w:sz="0" w:space="0" w:color="auto"/>
        <w:bottom w:val="none" w:sz="0" w:space="0" w:color="auto"/>
        <w:right w:val="none" w:sz="0" w:space="0" w:color="auto"/>
      </w:divBdr>
    </w:div>
    <w:div w:id="1664969885">
      <w:bodyDiv w:val="1"/>
      <w:marLeft w:val="0"/>
      <w:marRight w:val="0"/>
      <w:marTop w:val="0"/>
      <w:marBottom w:val="0"/>
      <w:divBdr>
        <w:top w:val="none" w:sz="0" w:space="0" w:color="auto"/>
        <w:left w:val="none" w:sz="0" w:space="0" w:color="auto"/>
        <w:bottom w:val="none" w:sz="0" w:space="0" w:color="auto"/>
        <w:right w:val="none" w:sz="0" w:space="0" w:color="auto"/>
      </w:divBdr>
    </w:div>
    <w:div w:id="196079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ceva-ip.com/"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mailto:sdtkeys@ceva-ip.com"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ceva-support@ceva-ip.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ceva-ip.com/"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www.ceva-ip.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ceva-support@ceva-ip.com" TargetMode="External"/><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els\AppData\Roaming\Microsoft\Templates\CevaWordTemplate2024-1.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69A135B8A412289B2731E775D2485"/>
        <w:category>
          <w:name w:val="General"/>
          <w:gallery w:val="placeholder"/>
        </w:category>
        <w:types>
          <w:type w:val="bbPlcHdr"/>
        </w:types>
        <w:behaviors>
          <w:behavior w:val="content"/>
        </w:behaviors>
        <w:guid w:val="{41D370CD-8EA1-4289-9603-88A5D2168966}"/>
      </w:docPartPr>
      <w:docPartBody>
        <w:p w:rsidR="00844800" w:rsidRDefault="00000000">
          <w:pPr>
            <w:pStyle w:val="7C369A135B8A412289B2731E775D2485"/>
          </w:pPr>
          <w:r w:rsidRPr="00580E1C">
            <w:rPr>
              <w:rFonts w:ascii="Arial Bold" w:hAnsi="Arial Bold" w:cs="Arial"/>
              <w:b/>
              <w:bCs/>
              <w:color w:val="008CD6"/>
              <w:sz w:val="48"/>
              <w:szCs w:val="48"/>
            </w:rPr>
            <w:t xml:space="preserve">[Type the document </w:t>
          </w:r>
          <w:r>
            <w:rPr>
              <w:rFonts w:ascii="Arial Bold" w:hAnsi="Arial Bold" w:cs="Arial"/>
              <w:b/>
              <w:bCs/>
              <w:color w:val="008CD6"/>
              <w:sz w:val="48"/>
              <w:szCs w:val="48"/>
            </w:rPr>
            <w:t>name</w:t>
          </w:r>
          <w:r w:rsidRPr="00580E1C">
            <w:rPr>
              <w:rFonts w:ascii="Arial Bold" w:hAnsi="Arial Bold" w:cs="Arial"/>
              <w:b/>
              <w:bCs/>
              <w:color w:val="008CD6"/>
              <w:sz w:val="48"/>
              <w:szCs w:val="48"/>
            </w:rPr>
            <w:t>]</w:t>
          </w:r>
        </w:p>
      </w:docPartBody>
    </w:docPart>
    <w:docPart>
      <w:docPartPr>
        <w:name w:val="EF415BD4D5534719A5E50D49EC0532E7"/>
        <w:category>
          <w:name w:val="General"/>
          <w:gallery w:val="placeholder"/>
        </w:category>
        <w:types>
          <w:type w:val="bbPlcHdr"/>
        </w:types>
        <w:behaviors>
          <w:behavior w:val="content"/>
        </w:behaviors>
        <w:guid w:val="{188A3475-C13E-43C4-BF38-20B4540EB27A}"/>
      </w:docPartPr>
      <w:docPartBody>
        <w:p w:rsidR="00844800" w:rsidRDefault="00000000">
          <w:pPr>
            <w:pStyle w:val="EF415BD4D5534719A5E50D49EC0532E7"/>
          </w:pPr>
          <w:r w:rsidRPr="000B68B8">
            <w:rPr>
              <w:rFonts w:ascii="Arial Bold" w:hAnsi="Arial Bold" w:cs="Arial"/>
              <w:b/>
              <w:bCs/>
              <w:color w:val="008CD6"/>
              <w:sz w:val="36"/>
              <w:szCs w:val="36"/>
            </w:rPr>
            <w:t xml:space="preserve">[Type the document </w:t>
          </w:r>
          <w:r>
            <w:rPr>
              <w:rFonts w:ascii="Arial Bold" w:hAnsi="Arial Bold" w:cs="Arial"/>
              <w:b/>
              <w:bCs/>
              <w:color w:val="008CD6"/>
              <w:sz w:val="36"/>
              <w:szCs w:val="36"/>
            </w:rPr>
            <w:t>type</w:t>
          </w:r>
          <w:r w:rsidRPr="000B68B8">
            <w:rPr>
              <w:rFonts w:ascii="Arial Bold" w:hAnsi="Arial Bold" w:cs="Arial"/>
              <w:b/>
              <w:bCs/>
              <w:color w:val="008CD6"/>
              <w:sz w:val="36"/>
              <w:szCs w:val="36"/>
            </w:rPr>
            <w:t>]</w:t>
          </w:r>
        </w:p>
      </w:docPartBody>
    </w:docPart>
    <w:docPart>
      <w:docPartPr>
        <w:name w:val="D3194FDD4D074CFA9F14FFF5347F0B65"/>
        <w:category>
          <w:name w:val="General"/>
          <w:gallery w:val="placeholder"/>
        </w:category>
        <w:types>
          <w:type w:val="bbPlcHdr"/>
        </w:types>
        <w:behaviors>
          <w:behavior w:val="content"/>
        </w:behaviors>
        <w:guid w:val="{0B473B3B-1E5B-492B-82A4-D15EA7AE6E6E}"/>
      </w:docPartPr>
      <w:docPartBody>
        <w:p w:rsidR="00844800" w:rsidRDefault="00000000">
          <w:pPr>
            <w:pStyle w:val="D3194FDD4D074CFA9F14FFF5347F0B65"/>
          </w:pPr>
          <w:r w:rsidRPr="00AA205D">
            <w:rPr>
              <w:rStyle w:val="PlaceholderText"/>
            </w:rPr>
            <w:t>[Comments]</w:t>
          </w:r>
        </w:p>
      </w:docPartBody>
    </w:docPart>
    <w:docPart>
      <w:docPartPr>
        <w:name w:val="AA2200F0B3244AC5B072174A6073E104"/>
        <w:category>
          <w:name w:val="General"/>
          <w:gallery w:val="placeholder"/>
        </w:category>
        <w:types>
          <w:type w:val="bbPlcHdr"/>
        </w:types>
        <w:behaviors>
          <w:behavior w:val="content"/>
        </w:behaviors>
        <w:guid w:val="{8C565808-149C-4E3C-A2AF-8D7DE50EFA26}"/>
      </w:docPartPr>
      <w:docPartBody>
        <w:p w:rsidR="00844800" w:rsidRDefault="00000000">
          <w:pPr>
            <w:pStyle w:val="AA2200F0B3244AC5B072174A6073E104"/>
          </w:pPr>
          <w:r w:rsidRPr="00AA205D">
            <w:rPr>
              <w:rStyle w:val="PlaceholderText"/>
            </w:rPr>
            <w:t>[Category]</w:t>
          </w:r>
        </w:p>
      </w:docPartBody>
    </w:docPart>
    <w:docPart>
      <w:docPartPr>
        <w:name w:val="8677E6796EE9492EBF29CD5E951A3E58"/>
        <w:category>
          <w:name w:val="General"/>
          <w:gallery w:val="placeholder"/>
        </w:category>
        <w:types>
          <w:type w:val="bbPlcHdr"/>
        </w:types>
        <w:behaviors>
          <w:behavior w:val="content"/>
        </w:behaviors>
        <w:guid w:val="{6182E50F-7D36-46CB-BCF5-04F2BAE70757}"/>
      </w:docPartPr>
      <w:docPartBody>
        <w:p w:rsidR="00844800" w:rsidRDefault="00000000">
          <w:pPr>
            <w:pStyle w:val="8677E6796EE9492EBF29CD5E951A3E58"/>
          </w:pPr>
          <w:r w:rsidRPr="00AA205D">
            <w:rPr>
              <w:rStyle w:val="PlaceholderText"/>
            </w:rPr>
            <w:t>[Keywords]</w:t>
          </w:r>
        </w:p>
      </w:docPartBody>
    </w:docPart>
    <w:docPart>
      <w:docPartPr>
        <w:name w:val="AA7334F465634D56A5633A84714E1F0C"/>
        <w:category>
          <w:name w:val="General"/>
          <w:gallery w:val="placeholder"/>
        </w:category>
        <w:types>
          <w:type w:val="bbPlcHdr"/>
        </w:types>
        <w:behaviors>
          <w:behavior w:val="content"/>
        </w:behaviors>
        <w:guid w:val="{CA83D8BD-3448-48FE-B4A7-0566399F1395}"/>
      </w:docPartPr>
      <w:docPartBody>
        <w:p w:rsidR="00844800" w:rsidRDefault="00000000">
          <w:pPr>
            <w:pStyle w:val="AA7334F465634D56A5633A84714E1F0C"/>
          </w:pPr>
          <w:r>
            <w:rPr>
              <w:rStyle w:val="PlaceholderText"/>
            </w:rPr>
            <w:t>Select TOC level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1E"/>
    <w:rsid w:val="0009260A"/>
    <w:rsid w:val="000C413F"/>
    <w:rsid w:val="00106742"/>
    <w:rsid w:val="00111850"/>
    <w:rsid w:val="00160B42"/>
    <w:rsid w:val="00164617"/>
    <w:rsid w:val="00165BD1"/>
    <w:rsid w:val="00196251"/>
    <w:rsid w:val="001B008E"/>
    <w:rsid w:val="001D7235"/>
    <w:rsid w:val="00204802"/>
    <w:rsid w:val="002431ED"/>
    <w:rsid w:val="002B11E2"/>
    <w:rsid w:val="002C64CF"/>
    <w:rsid w:val="00344B52"/>
    <w:rsid w:val="00412129"/>
    <w:rsid w:val="00434D06"/>
    <w:rsid w:val="00491303"/>
    <w:rsid w:val="004D57B4"/>
    <w:rsid w:val="005A415D"/>
    <w:rsid w:val="005D7C1A"/>
    <w:rsid w:val="00615174"/>
    <w:rsid w:val="006873DE"/>
    <w:rsid w:val="006B6C98"/>
    <w:rsid w:val="00740107"/>
    <w:rsid w:val="0074389C"/>
    <w:rsid w:val="00844800"/>
    <w:rsid w:val="0088515C"/>
    <w:rsid w:val="008B15BB"/>
    <w:rsid w:val="00990375"/>
    <w:rsid w:val="00A41B86"/>
    <w:rsid w:val="00A54FD5"/>
    <w:rsid w:val="00A86A0F"/>
    <w:rsid w:val="00A907F3"/>
    <w:rsid w:val="00AF6342"/>
    <w:rsid w:val="00C05B6B"/>
    <w:rsid w:val="00C22DE2"/>
    <w:rsid w:val="00C355F7"/>
    <w:rsid w:val="00CA2CEC"/>
    <w:rsid w:val="00CC7296"/>
    <w:rsid w:val="00D12317"/>
    <w:rsid w:val="00D206CC"/>
    <w:rsid w:val="00D67663"/>
    <w:rsid w:val="00DA15CB"/>
    <w:rsid w:val="00DA2B1E"/>
    <w:rsid w:val="00E33ACB"/>
    <w:rsid w:val="00E70EC3"/>
    <w:rsid w:val="00F0518F"/>
    <w:rsid w:val="00F974C6"/>
    <w:rsid w:val="00FB6CA1"/>
    <w:rsid w:val="00FC4C23"/>
    <w:rsid w:val="00FC55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369A135B8A412289B2731E775D2485">
    <w:name w:val="7C369A135B8A412289B2731E775D2485"/>
  </w:style>
  <w:style w:type="paragraph" w:customStyle="1" w:styleId="EF415BD4D5534719A5E50D49EC0532E7">
    <w:name w:val="EF415BD4D5534719A5E50D49EC0532E7"/>
  </w:style>
  <w:style w:type="character" w:styleId="PlaceholderText">
    <w:name w:val="Placeholder Text"/>
    <w:basedOn w:val="DefaultParagraphFont"/>
    <w:uiPriority w:val="99"/>
    <w:semiHidden/>
    <w:rPr>
      <w:color w:val="808080"/>
    </w:rPr>
  </w:style>
  <w:style w:type="paragraph" w:customStyle="1" w:styleId="D3194FDD4D074CFA9F14FFF5347F0B65">
    <w:name w:val="D3194FDD4D074CFA9F14FFF5347F0B65"/>
  </w:style>
  <w:style w:type="paragraph" w:customStyle="1" w:styleId="AA2200F0B3244AC5B072174A6073E104">
    <w:name w:val="AA2200F0B3244AC5B072174A6073E104"/>
  </w:style>
  <w:style w:type="paragraph" w:customStyle="1" w:styleId="8677E6796EE9492EBF29CD5E951A3E58">
    <w:name w:val="8677E6796EE9492EBF29CD5E951A3E58"/>
  </w:style>
  <w:style w:type="paragraph" w:customStyle="1" w:styleId="AA7334F465634D56A5633A84714E1F0C">
    <w:name w:val="AA7334F465634D56A5633A84714E1F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mverseGeneric">
  <a:themeElements>
    <a:clrScheme name="CEVA Template">
      <a:dk1>
        <a:sysClr val="windowText" lastClr="000000"/>
      </a:dk1>
      <a:lt1>
        <a:sysClr val="window" lastClr="FFFFFF"/>
      </a:lt1>
      <a:dk2>
        <a:srgbClr val="CECECE"/>
      </a:dk2>
      <a:lt2>
        <a:srgbClr val="FFFFFF"/>
      </a:lt2>
      <a:accent1>
        <a:srgbClr val="072C62"/>
      </a:accent1>
      <a:accent2>
        <a:srgbClr val="CDD903"/>
      </a:accent2>
      <a:accent3>
        <a:srgbClr val="A1A1A1"/>
      </a:accent3>
      <a:accent4>
        <a:srgbClr val="FF6600"/>
      </a:accent4>
      <a:accent5>
        <a:srgbClr val="FFCC00"/>
      </a:accent5>
      <a:accent6>
        <a:srgbClr val="FFFFFF"/>
      </a:accent6>
      <a:hlink>
        <a:srgbClr val="0000FF"/>
      </a:hlink>
      <a:folHlink>
        <a:srgbClr val="800080"/>
      </a:folHlink>
    </a:clrScheme>
    <a:fontScheme name="Comverse Generic">
      <a:majorFont>
        <a:latin typeface="Tahoma"/>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203917d0-9ccf-4c6d-9503-30d120a22355">CEUQU22356HC-1495551298-15740</_dlc_DocId>
    <_dlc_DocIdUrl xmlns="203917d0-9ccf-4c6d-9503-30d120a22355">
      <Url>https://cevadsp.sharepoint.com/CSG/Archive/_layouts/15/DocIdRedir.aspx?ID=CEUQU22356HC-1495551298-15740</Url>
      <Description>CEUQU22356HC-1495551298-15740</Description>
    </_dlc_DocIdUrl>
    <Approved_x0020_by xmlns="e81930fc-91f1-4612-be5e-a5541a895c7f">
      <UserInfo>
        <DisplayName/>
        <AccountId xsi:nil="true"/>
        <AccountType/>
      </UserInfo>
    </Approved_x0020_by>
    <Approvers_x0020_Role xmlns="e81930fc-91f1-4612-be5e-a5541a895c7f" xsi:nil="true"/>
    <Rev xmlns="e81930fc-91f1-4612-be5e-a5541a895c7f"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1F29124F5F26E840A0A01F7D611E0DC3" ma:contentTypeVersion="953" ma:contentTypeDescription="Create a new document." ma:contentTypeScope="" ma:versionID="817164110f28876c460b3e998df128f8">
  <xsd:schema xmlns:xsd="http://www.w3.org/2001/XMLSchema" xmlns:xs="http://www.w3.org/2001/XMLSchema" xmlns:p="http://schemas.microsoft.com/office/2006/metadata/properties" xmlns:ns2="e81930fc-91f1-4612-be5e-a5541a895c7f" xmlns:ns3="203917d0-9ccf-4c6d-9503-30d120a22355" targetNamespace="http://schemas.microsoft.com/office/2006/metadata/properties" ma:root="true" ma:fieldsID="bca9c8364aab5b014f13765ff4fb3748" ns2:_="" ns3:_="">
    <xsd:import namespace="e81930fc-91f1-4612-be5e-a5541a895c7f"/>
    <xsd:import namespace="203917d0-9ccf-4c6d-9503-30d120a22355"/>
    <xsd:element name="properties">
      <xsd:complexType>
        <xsd:sequence>
          <xsd:element name="documentManagement">
            <xsd:complexType>
              <xsd:all>
                <xsd:element ref="ns2:Rev" minOccurs="0"/>
                <xsd:element ref="ns3:_dlc_DocId" minOccurs="0"/>
                <xsd:element ref="ns3:_dlc_DocIdUrl" minOccurs="0"/>
                <xsd:element ref="ns3:_dlc_DocIdPersistId" minOccurs="0"/>
                <xsd:element ref="ns2:Approved_x0020_by" minOccurs="0"/>
                <xsd:element ref="ns2:Approvers_x0020_Role"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930fc-91f1-4612-be5e-a5541a895c7f" elementFormDefault="qualified">
    <xsd:import namespace="http://schemas.microsoft.com/office/2006/documentManagement/types"/>
    <xsd:import namespace="http://schemas.microsoft.com/office/infopath/2007/PartnerControls"/>
    <xsd:element name="Rev" ma:index="4" nillable="true" ma:displayName="Rev" ma:description="CEVA Doc Version" ma:internalName="Rev" ma:readOnly="false">
      <xsd:simpleType>
        <xsd:restriction base="dms:Text">
          <xsd:maxLength value="10"/>
        </xsd:restriction>
      </xsd:simpleType>
    </xsd:element>
    <xsd:element name="Approved_x0020_by" ma:index="8" nillable="true" ma:displayName="Approved by" ma:description="Name of the user who has approved the document" ma:list="UserInfo" ma:SearchPeopleOnly="false" ma:internalName="Approved_x0020_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s_x0020_Role" ma:index="9" nillable="true" ma:displayName="Approvers Role" ma:description="Approver job title" ma:internalName="Approvers_x0020_Role" ma:readOnly="false">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917d0-9ccf-4c6d-9503-30d120a22355" elementFormDefault="qualified">
    <xsd:import namespace="http://schemas.microsoft.com/office/2006/documentManagement/types"/>
    <xsd:import namespace="http://schemas.microsoft.com/office/infopath/2007/PartnerControls"/>
    <xsd:element name="_dlc_DocId" ma:index="5" nillable="true" ma:displayName="Document ID Value" ma:description="The value of the document ID assigned to this item." ma:internalName="_dlc_DocId" ma:readOnly="true">
      <xsd:simpleType>
        <xsd:restriction base="dms:Text"/>
      </xsd:simpleType>
    </xsd:element>
    <xsd:element name="_dlc_DocIdUrl" ma:index="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F484E-36EE-42B8-BD0D-4E4546C52B68}">
  <ds:schemaRefs>
    <ds:schemaRef ds:uri="http://schemas.microsoft.com/sharepoint/v3/contenttype/forms"/>
  </ds:schemaRefs>
</ds:datastoreItem>
</file>

<file path=customXml/itemProps2.xml><?xml version="1.0" encoding="utf-8"?>
<ds:datastoreItem xmlns:ds="http://schemas.openxmlformats.org/officeDocument/2006/customXml" ds:itemID="{7BD75B41-8D7A-4F42-808C-B7FCDF86D9E6}">
  <ds:schemaRefs>
    <ds:schemaRef ds:uri="http://schemas.microsoft.com/office/2006/metadata/properties"/>
    <ds:schemaRef ds:uri="http://schemas.microsoft.com/office/infopath/2007/PartnerControls"/>
    <ds:schemaRef ds:uri="203917d0-9ccf-4c6d-9503-30d120a22355"/>
    <ds:schemaRef ds:uri="e81930fc-91f1-4612-be5e-a5541a895c7f"/>
  </ds:schemaRefs>
</ds:datastoreItem>
</file>

<file path=customXml/itemProps3.xml><?xml version="1.0" encoding="utf-8"?>
<ds:datastoreItem xmlns:ds="http://schemas.openxmlformats.org/officeDocument/2006/customXml" ds:itemID="{FFA75ABD-0E03-49C7-BFF1-A5A9BE8DF69A}">
  <ds:schemaRefs>
    <ds:schemaRef ds:uri="http://schemas.microsoft.com/sharepoint/events"/>
  </ds:schemaRefs>
</ds:datastoreItem>
</file>

<file path=customXml/itemProps4.xml><?xml version="1.0" encoding="utf-8"?>
<ds:datastoreItem xmlns:ds="http://schemas.openxmlformats.org/officeDocument/2006/customXml" ds:itemID="{244B4E0A-D801-4919-A61A-BDB58D55F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930fc-91f1-4612-be5e-a5541a895c7f"/>
    <ds:schemaRef ds:uri="203917d0-9ccf-4c6d-9503-30d120a22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5F5896F-591C-4D68-80CB-3B9A27801AB0}">
  <ds:schemaRefs>
    <ds:schemaRef ds:uri="http://schemas.openxmlformats.org/officeDocument/2006/bibliography"/>
  </ds:schemaRefs>
</ds:datastoreItem>
</file>

<file path=docMetadata/LabelInfo.xml><?xml version="1.0" encoding="utf-8"?>
<clbl:labelList xmlns:clbl="http://schemas.microsoft.com/office/2020/mipLabelMetadata">
  <clbl:label id="{02f96adb-c1ff-4245-afbf-e8427616047b}" enabled="0" method="" siteId="{02f96adb-c1ff-4245-afbf-e8427616047b}" removed="1"/>
</clbl:labelList>
</file>

<file path=docProps/app.xml><?xml version="1.0" encoding="utf-8"?>
<Properties xmlns="http://schemas.openxmlformats.org/officeDocument/2006/extended-properties" xmlns:vt="http://schemas.openxmlformats.org/officeDocument/2006/docPropsVTypes">
  <Template>CevaWordTemplate2024-1.0</Template>
  <TotalTime>18</TotalTime>
  <Pages>21</Pages>
  <Words>2631</Words>
  <Characters>15025</Characters>
  <Application>Microsoft Office Word</Application>
  <DocSecurity>0</DocSecurity>
  <Lines>715</Lines>
  <Paragraphs>504</Paragraphs>
  <ScaleCrop>false</ScaleCrop>
  <HeadingPairs>
    <vt:vector size="2" baseType="variant">
      <vt:variant>
        <vt:lpstr>Title</vt:lpstr>
      </vt:variant>
      <vt:variant>
        <vt:i4>1</vt:i4>
      </vt:variant>
    </vt:vector>
  </HeadingPairs>
  <TitlesOfParts>
    <vt:vector size="1" baseType="lpstr">
      <vt:lpstr>Nemo Project</vt:lpstr>
    </vt:vector>
  </TitlesOfParts>
  <Company>CEVA</Company>
  <LinksUpToDate>false</LinksUpToDate>
  <CharactersWithSpaces>17152</CharactersWithSpaces>
  <SharedDoc>false</SharedDoc>
  <HLinks>
    <vt:vector size="12" baseType="variant">
      <vt:variant>
        <vt:i4>1376309</vt:i4>
      </vt:variant>
      <vt:variant>
        <vt:i4>16</vt:i4>
      </vt:variant>
      <vt:variant>
        <vt:i4>0</vt:i4>
      </vt:variant>
      <vt:variant>
        <vt:i4>5</vt:i4>
      </vt:variant>
      <vt:variant>
        <vt:lpwstr/>
      </vt:variant>
      <vt:variant>
        <vt:lpwstr>_Toc231053329</vt:lpwstr>
      </vt:variant>
      <vt:variant>
        <vt:i4>6094928</vt:i4>
      </vt:variant>
      <vt:variant>
        <vt:i4>8</vt:i4>
      </vt:variant>
      <vt:variant>
        <vt:i4>0</vt:i4>
      </vt:variant>
      <vt:variant>
        <vt:i4>5</vt:i4>
      </vt:variant>
      <vt:variant>
        <vt:lpwstr>http://www.comverse.com/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Nemo Project</dc:title>
  <dc:subject>NemoSim Simulator Tool</dc:subject>
  <dc:creator>Yoel Strimling</dc:creator>
  <cp:keywords>August 2025</cp:keywords>
  <dc:description>User Guide</dc:description>
  <cp:lastModifiedBy>Ibrahem Saed Ahmd</cp:lastModifiedBy>
  <cp:revision>9</cp:revision>
  <cp:lastPrinted>2015-10-18T14:20:00Z</cp:lastPrinted>
  <dcterms:created xsi:type="dcterms:W3CDTF">2025-08-19T15:15:00Z</dcterms:created>
  <dcterms:modified xsi:type="dcterms:W3CDTF">2025-11-10T16:03:00Z</dcterms:modified>
  <cp:category>Rev. 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Date">
    <vt:lpwstr>&lt;Date field from File Properties&gt;</vt:lpwstr>
  </property>
  <property fmtid="{D5CDD505-2E9C-101B-9397-08002B2CF9AE}" pid="3" name="_dlc_DocIdItemGuid">
    <vt:lpwstr>fca0144f-3a92-4f4e-97cd-2add5beb137b</vt:lpwstr>
  </property>
  <property fmtid="{D5CDD505-2E9C-101B-9397-08002B2CF9AE}" pid="4" name="ContentTypeId">
    <vt:lpwstr>0x0101001F29124F5F26E840A0A01F7D611E0DC3</vt:lpwstr>
  </property>
</Properties>
</file>